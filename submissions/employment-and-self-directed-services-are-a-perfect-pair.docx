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8263FC5" w:rsidP="16FE6EF4" w:rsidRDefault="28263FC5" w14:paraId="5685C4BE" w14:textId="40805130">
      <w:pPr>
        <w:pStyle w:val="Normal"/>
        <w:suppressLineNumbers w:val="0"/>
        <w:bidi w:val="0"/>
        <w:spacing w:before="0" w:beforeAutospacing="off" w:after="160" w:afterAutospacing="off" w:line="279" w:lineRule="auto"/>
        <w:ind w:left="0" w:right="0"/>
        <w:jc w:val="left"/>
        <w:rPr>
          <w:b w:val="1"/>
          <w:bCs w:val="1"/>
        </w:rPr>
        <w:pPrChange w:author="Bryn Peterson" w:date="2024-08-20T01:07:19.788Z">
          <w:pPr>
            <w:pStyle w:val="Normal"/>
            <w:spacing w:before="0" w:beforeAutospacing="off" w:after="160" w:afterAutospacing="off"/>
          </w:pPr>
        </w:pPrChange>
      </w:pPr>
      <w:commentRangeStart w:id="1759589859"/>
      <w:commentRangeStart w:id="610345861"/>
      <w:r w:rsidRPr="16FE6EF4" w:rsidR="28263FC5">
        <w:rPr>
          <w:b w:val="1"/>
          <w:bCs w:val="1"/>
        </w:rPr>
        <w:t>Employment</w:t>
      </w:r>
      <w:commentRangeEnd w:id="1759589859"/>
      <w:r>
        <w:rPr>
          <w:rStyle w:val="CommentReference"/>
        </w:rPr>
        <w:commentReference w:id="1759589859"/>
      </w:r>
      <w:commentRangeEnd w:id="610345861"/>
      <w:r>
        <w:rPr>
          <w:rStyle w:val="CommentReference"/>
        </w:rPr>
        <w:commentReference w:id="610345861"/>
      </w:r>
      <w:r w:rsidRPr="16FE6EF4" w:rsidR="28263FC5">
        <w:rPr>
          <w:b w:val="1"/>
          <w:bCs w:val="1"/>
        </w:rPr>
        <w:t xml:space="preserve"> and Self-Directed Services are a </w:t>
      </w:r>
      <w:r w:rsidRPr="16FE6EF4" w:rsidR="59A931E6">
        <w:rPr>
          <w:b w:val="1"/>
          <w:bCs w:val="1"/>
        </w:rPr>
        <w:t xml:space="preserve">perfect pair. Does one </w:t>
      </w:r>
      <w:r w:rsidRPr="16FE6EF4" w:rsidR="639E2D53">
        <w:rPr>
          <w:b w:val="1"/>
          <w:bCs w:val="1"/>
        </w:rPr>
        <w:t>affect</w:t>
      </w:r>
      <w:r w:rsidRPr="16FE6EF4" w:rsidR="59A931E6">
        <w:rPr>
          <w:b w:val="1"/>
          <w:bCs w:val="1"/>
        </w:rPr>
        <w:t xml:space="preserve"> the other?</w:t>
      </w:r>
      <w:r w:rsidRPr="16FE6EF4" w:rsidR="7C6D65E3">
        <w:rPr>
          <w:b w:val="1"/>
          <w:bCs w:val="1"/>
        </w:rPr>
        <w:t xml:space="preserve"> Is one a result of the other?</w:t>
      </w:r>
      <w:r w:rsidRPr="16FE6EF4" w:rsidR="59A931E6">
        <w:rPr>
          <w:b w:val="1"/>
          <w:bCs w:val="1"/>
        </w:rPr>
        <w:t xml:space="preserve"> Which comes first? </w:t>
      </w:r>
    </w:p>
    <w:p w:rsidR="2BDDA1D8" w:rsidP="16FE6EF4" w:rsidRDefault="2BDDA1D8" w14:paraId="351CA46C" w14:textId="667A80C5">
      <w:pPr>
        <w:rPr>
          <w:b w:val="1"/>
          <w:bCs w:val="1"/>
        </w:rPr>
      </w:pPr>
      <w:hyperlink r:id="Rf3b290e6a6024b49">
        <w:r w:rsidRPr="16FE6EF4" w:rsidR="2BDDA1D8">
          <w:rPr>
            <w:rStyle w:val="Hyperlink"/>
            <w:b w:val="1"/>
            <w:bCs w:val="1"/>
          </w:rPr>
          <w:t xml:space="preserve">“I </w:t>
        </w:r>
        <w:r w:rsidRPr="16FE6EF4" w:rsidR="2BDDA1D8">
          <w:rPr>
            <w:rStyle w:val="Hyperlink"/>
            <w:b w:val="1"/>
            <w:bCs w:val="1"/>
          </w:rPr>
          <w:t>don’t</w:t>
        </w:r>
        <w:r w:rsidRPr="16FE6EF4" w:rsidR="2BDDA1D8">
          <w:rPr>
            <w:rStyle w:val="Hyperlink"/>
            <w:b w:val="1"/>
            <w:bCs w:val="1"/>
          </w:rPr>
          <w:t xml:space="preserve"> just work to have a </w:t>
        </w:r>
        <w:r w:rsidRPr="16FE6EF4" w:rsidR="2BDDA1D8">
          <w:rPr>
            <w:rStyle w:val="Hyperlink"/>
            <w:b w:val="1"/>
            <w:bCs w:val="1"/>
          </w:rPr>
          <w:t>job,</w:t>
        </w:r>
        <w:r w:rsidRPr="16FE6EF4" w:rsidR="2BDDA1D8">
          <w:rPr>
            <w:rStyle w:val="Hyperlink"/>
            <w:b w:val="1"/>
            <w:bCs w:val="1"/>
          </w:rPr>
          <w:t xml:space="preserve"> I work to live.”</w:t>
        </w:r>
      </w:hyperlink>
    </w:p>
    <w:p w:rsidR="65E1099B" w:rsidP="38CE2ED2" w:rsidRDefault="65E1099B" w14:paraId="2D750A26" w14:textId="362103DA">
      <w:pPr>
        <w:rPr>
          <w:b w:val="0"/>
          <w:bCs w:val="0"/>
        </w:rPr>
      </w:pPr>
      <w:r w:rsidR="65E1099B">
        <w:rPr>
          <w:b w:val="0"/>
          <w:bCs w:val="0"/>
        </w:rPr>
        <w:t xml:space="preserve">People who have been directing their services in other areas (not employment) tend </w:t>
      </w:r>
      <w:r>
        <w:tab/>
      </w:r>
      <w:r w:rsidR="65E1099B">
        <w:rPr>
          <w:b w:val="0"/>
          <w:bCs w:val="0"/>
        </w:rPr>
        <w:t>to get</w:t>
      </w:r>
      <w:r w:rsidR="1FB7E9B8">
        <w:rPr>
          <w:b w:val="0"/>
          <w:bCs w:val="0"/>
        </w:rPr>
        <w:t xml:space="preserve"> </w:t>
      </w:r>
      <w:r w:rsidR="65E1099B">
        <w:rPr>
          <w:b w:val="0"/>
          <w:bCs w:val="0"/>
        </w:rPr>
        <w:t>a taste of that</w:t>
      </w:r>
      <w:r w:rsidR="65E1099B">
        <w:rPr>
          <w:b w:val="0"/>
          <w:bCs w:val="0"/>
        </w:rPr>
        <w:t xml:space="preserve"> and</w:t>
      </w:r>
      <w:r w:rsidR="65E1099B">
        <w:rPr>
          <w:b w:val="0"/>
          <w:bCs w:val="0"/>
        </w:rPr>
        <w:t xml:space="preserve"> choose to direct their “day services</w:t>
      </w:r>
      <w:r w:rsidR="65E1099B">
        <w:rPr>
          <w:b w:val="0"/>
          <w:bCs w:val="0"/>
        </w:rPr>
        <w:t>”</w:t>
      </w:r>
      <w:r w:rsidR="421CDD6F">
        <w:rPr>
          <w:b w:val="0"/>
          <w:bCs w:val="0"/>
        </w:rPr>
        <w:t>.</w:t>
      </w:r>
      <w:r w:rsidR="65E1099B">
        <w:rPr>
          <w:b w:val="0"/>
          <w:bCs w:val="0"/>
        </w:rPr>
        <w:t xml:space="preserve"> </w:t>
      </w:r>
      <w:r w:rsidR="4335E3E8">
        <w:rPr>
          <w:b w:val="0"/>
          <w:bCs w:val="0"/>
        </w:rPr>
        <w:t>L</w:t>
      </w:r>
      <w:r w:rsidR="65E1099B">
        <w:rPr>
          <w:b w:val="0"/>
          <w:bCs w:val="0"/>
        </w:rPr>
        <w:t>eaving programs,</w:t>
      </w:r>
      <w:r w:rsidR="29593EEA">
        <w:rPr>
          <w:b w:val="0"/>
          <w:bCs w:val="0"/>
        </w:rPr>
        <w:t xml:space="preserve"> many </w:t>
      </w:r>
      <w:r w:rsidR="662CD72A">
        <w:rPr>
          <w:b w:val="0"/>
          <w:bCs w:val="0"/>
        </w:rPr>
        <w:t>wanting</w:t>
      </w:r>
      <w:r w:rsidR="65E1099B">
        <w:rPr>
          <w:b w:val="0"/>
          <w:bCs w:val="0"/>
        </w:rPr>
        <w:t xml:space="preserve"> </w:t>
      </w:r>
      <w:r w:rsidR="65E1099B">
        <w:rPr>
          <w:b w:val="0"/>
          <w:bCs w:val="0"/>
        </w:rPr>
        <w:t>or eventually wanting to get</w:t>
      </w:r>
      <w:r w:rsidR="65E1099B">
        <w:rPr>
          <w:b w:val="0"/>
          <w:bCs w:val="0"/>
        </w:rPr>
        <w:t xml:space="preserve"> </w:t>
      </w:r>
      <w:r w:rsidR="1D050B0F">
        <w:rPr>
          <w:b w:val="0"/>
          <w:bCs w:val="0"/>
        </w:rPr>
        <w:t>competitive</w:t>
      </w:r>
      <w:r w:rsidR="1D050B0F">
        <w:rPr>
          <w:b w:val="0"/>
          <w:bCs w:val="0"/>
        </w:rPr>
        <w:t xml:space="preserve"> </w:t>
      </w:r>
      <w:r w:rsidR="65E1099B">
        <w:rPr>
          <w:b w:val="0"/>
          <w:bCs w:val="0"/>
        </w:rPr>
        <w:t xml:space="preserve">jobs. </w:t>
      </w:r>
      <w:r w:rsidR="3C2543BA">
        <w:rPr>
          <w:b w:val="0"/>
          <w:bCs w:val="0"/>
        </w:rPr>
        <w:t>Making</w:t>
      </w:r>
      <w:r w:rsidR="187262F7">
        <w:rPr>
          <w:b w:val="0"/>
          <w:bCs w:val="0"/>
        </w:rPr>
        <w:t xml:space="preserve"> the same informed</w:t>
      </w:r>
      <w:r w:rsidR="3C2543BA">
        <w:rPr>
          <w:b w:val="0"/>
          <w:bCs w:val="0"/>
        </w:rPr>
        <w:t xml:space="preserve"> decisions </w:t>
      </w:r>
      <w:r w:rsidR="60B1F3EF">
        <w:rPr>
          <w:b w:val="0"/>
          <w:bCs w:val="0"/>
        </w:rPr>
        <w:t>about hiring</w:t>
      </w:r>
      <w:r w:rsidR="113F7249">
        <w:rPr>
          <w:b w:val="0"/>
          <w:bCs w:val="0"/>
        </w:rPr>
        <w:t xml:space="preserve"> </w:t>
      </w:r>
      <w:r w:rsidR="23DAC52A">
        <w:rPr>
          <w:b w:val="0"/>
          <w:bCs w:val="0"/>
        </w:rPr>
        <w:t>employment</w:t>
      </w:r>
      <w:r w:rsidR="113F7249">
        <w:rPr>
          <w:b w:val="0"/>
          <w:bCs w:val="0"/>
        </w:rPr>
        <w:t xml:space="preserve"> staff,</w:t>
      </w:r>
      <w:r w:rsidR="49E61A82">
        <w:rPr>
          <w:b w:val="0"/>
          <w:bCs w:val="0"/>
        </w:rPr>
        <w:t xml:space="preserve"> </w:t>
      </w:r>
      <w:r w:rsidR="148A42C5">
        <w:rPr>
          <w:b w:val="0"/>
          <w:bCs w:val="0"/>
        </w:rPr>
        <w:t>developing a truly personalized job plan and other factors are tempting, especially if yo</w:t>
      </w:r>
      <w:r w:rsidR="148A42C5">
        <w:rPr>
          <w:b w:val="0"/>
          <w:bCs w:val="0"/>
        </w:rPr>
        <w:t>u</w:t>
      </w:r>
      <w:r w:rsidR="148A42C5">
        <w:rPr>
          <w:b w:val="0"/>
          <w:bCs w:val="0"/>
        </w:rPr>
        <w:t xml:space="preserve"> </w:t>
      </w:r>
      <w:r w:rsidR="148A42C5">
        <w:rPr>
          <w:b w:val="0"/>
          <w:bCs w:val="0"/>
        </w:rPr>
        <w:t>ar</w:t>
      </w:r>
      <w:r w:rsidR="148A42C5">
        <w:rPr>
          <w:b w:val="0"/>
          <w:bCs w:val="0"/>
        </w:rPr>
        <w:t xml:space="preserve">e </w:t>
      </w:r>
      <w:r w:rsidR="148A42C5">
        <w:rPr>
          <w:b w:val="0"/>
          <w:bCs w:val="0"/>
        </w:rPr>
        <w:t>ope</w:t>
      </w:r>
      <w:r w:rsidR="148A42C5">
        <w:rPr>
          <w:b w:val="0"/>
          <w:bCs w:val="0"/>
        </w:rPr>
        <w:t>r</w:t>
      </w:r>
      <w:r w:rsidR="148A42C5">
        <w:rPr>
          <w:b w:val="0"/>
          <w:bCs w:val="0"/>
        </w:rPr>
        <w:t>a</w:t>
      </w:r>
      <w:r w:rsidR="148A42C5">
        <w:rPr>
          <w:b w:val="0"/>
          <w:bCs w:val="0"/>
        </w:rPr>
        <w:t>ti</w:t>
      </w:r>
      <w:r w:rsidR="148A42C5">
        <w:rPr>
          <w:b w:val="0"/>
          <w:bCs w:val="0"/>
        </w:rPr>
        <w:t>ng</w:t>
      </w:r>
      <w:r w:rsidR="148A42C5">
        <w:rPr>
          <w:b w:val="0"/>
          <w:bCs w:val="0"/>
        </w:rPr>
        <w:t xml:space="preserve"> like that in other areas of y</w:t>
      </w:r>
      <w:r w:rsidR="148A42C5">
        <w:rPr>
          <w:b w:val="0"/>
          <w:bCs w:val="0"/>
        </w:rPr>
        <w:t>our life.</w:t>
      </w:r>
      <w:commentRangeStart w:id="960242700"/>
      <w:commentRangeStart w:id="1558873279"/>
      <w:commentRangeEnd w:id="960242700"/>
      <w:r>
        <w:rPr>
          <w:rStyle w:val="CommentReference"/>
        </w:rPr>
        <w:commentReference w:id="960242700"/>
      </w:r>
      <w:commentRangeEnd w:id="1558873279"/>
      <w:r>
        <w:rPr>
          <w:rStyle w:val="CommentReference"/>
        </w:rPr>
        <w:commentReference w:id="1558873279"/>
      </w:r>
    </w:p>
    <w:p w:rsidR="547AB601" w:rsidP="38CE2ED2" w:rsidRDefault="547AB601" w14:paraId="1132484B" w14:textId="482B7203">
      <w:pPr>
        <w:rPr>
          <w:b w:val="0"/>
          <w:bCs w:val="0"/>
        </w:rPr>
      </w:pPr>
      <w:r w:rsidR="547AB601">
        <w:rPr>
          <w:b w:val="0"/>
          <w:bCs w:val="0"/>
        </w:rPr>
        <w:t xml:space="preserve">True customized job seeking, and job </w:t>
      </w:r>
      <w:commentRangeStart w:id="653198328"/>
      <w:commentRangeStart w:id="2013300531"/>
      <w:commentRangeStart w:id="413983773"/>
      <w:r w:rsidR="547AB601">
        <w:rPr>
          <w:b w:val="0"/>
          <w:bCs w:val="0"/>
        </w:rPr>
        <w:t xml:space="preserve">landing </w:t>
      </w:r>
      <w:commentRangeEnd w:id="653198328"/>
      <w:r>
        <w:rPr>
          <w:rStyle w:val="CommentReference"/>
        </w:rPr>
        <w:commentReference w:id="653198328"/>
      </w:r>
      <w:commentRangeEnd w:id="2013300531"/>
      <w:r>
        <w:rPr>
          <w:rStyle w:val="CommentReference"/>
        </w:rPr>
        <w:commentReference w:id="2013300531"/>
      </w:r>
      <w:commentRangeEnd w:id="413983773"/>
      <w:r>
        <w:rPr>
          <w:rStyle w:val="CommentReference"/>
        </w:rPr>
        <w:commentReference w:id="413983773"/>
      </w:r>
      <w:r w:rsidR="547AB601">
        <w:rPr>
          <w:b w:val="0"/>
          <w:bCs w:val="0"/>
        </w:rPr>
        <w:t xml:space="preserve">are inherently self-directed. The ways </w:t>
      </w:r>
      <w:r w:rsidR="547AB601">
        <w:rPr>
          <w:b w:val="0"/>
          <w:bCs w:val="0"/>
        </w:rPr>
        <w:t xml:space="preserve">in which </w:t>
      </w:r>
      <w:r w:rsidR="547AB601">
        <w:rPr>
          <w:b w:val="0"/>
          <w:bCs w:val="0"/>
        </w:rPr>
        <w:t xml:space="preserve">all </w:t>
      </w:r>
      <w:r w:rsidR="56D2A9D2">
        <w:rPr>
          <w:b w:val="0"/>
          <w:bCs w:val="0"/>
        </w:rPr>
        <w:t>people</w:t>
      </w:r>
      <w:r w:rsidR="0AAB82AA">
        <w:rPr>
          <w:b w:val="0"/>
          <w:bCs w:val="0"/>
        </w:rPr>
        <w:t xml:space="preserve"> first network</w:t>
      </w:r>
      <w:r w:rsidR="2BDAF475">
        <w:rPr>
          <w:b w:val="0"/>
          <w:bCs w:val="0"/>
        </w:rPr>
        <w:t>,</w:t>
      </w:r>
      <w:r w:rsidR="0AAB82AA">
        <w:rPr>
          <w:b w:val="0"/>
          <w:bCs w:val="0"/>
        </w:rPr>
        <w:t xml:space="preserve"> then</w:t>
      </w:r>
      <w:r w:rsidR="547AB601">
        <w:rPr>
          <w:b w:val="0"/>
          <w:bCs w:val="0"/>
        </w:rPr>
        <w:t xml:space="preserve"> land</w:t>
      </w:r>
      <w:r w:rsidR="024ECC5C">
        <w:rPr>
          <w:b w:val="0"/>
          <w:bCs w:val="0"/>
        </w:rPr>
        <w:t xml:space="preserve"> </w:t>
      </w:r>
      <w:r w:rsidR="547AB601">
        <w:rPr>
          <w:b w:val="0"/>
          <w:bCs w:val="0"/>
        </w:rPr>
        <w:t>job</w:t>
      </w:r>
      <w:r w:rsidR="0121516F">
        <w:rPr>
          <w:b w:val="0"/>
          <w:bCs w:val="0"/>
        </w:rPr>
        <w:t>s</w:t>
      </w:r>
      <w:r w:rsidR="466C62C5">
        <w:rPr>
          <w:b w:val="0"/>
          <w:bCs w:val="0"/>
        </w:rPr>
        <w:t>,</w:t>
      </w:r>
      <w:r w:rsidR="547AB601">
        <w:rPr>
          <w:b w:val="0"/>
          <w:bCs w:val="0"/>
        </w:rPr>
        <w:t xml:space="preserve"> range from </w:t>
      </w:r>
      <w:r w:rsidR="547AB601">
        <w:rPr>
          <w:b w:val="0"/>
          <w:bCs w:val="0"/>
        </w:rPr>
        <w:t>answering an</w:t>
      </w:r>
      <w:r w:rsidR="547AB601">
        <w:rPr>
          <w:b w:val="0"/>
          <w:bCs w:val="0"/>
        </w:rPr>
        <w:t xml:space="preserve"> ad to word of mouth</w:t>
      </w:r>
      <w:r w:rsidR="0A4F61EA">
        <w:rPr>
          <w:b w:val="0"/>
          <w:bCs w:val="0"/>
        </w:rPr>
        <w:t>.</w:t>
      </w:r>
      <w:r w:rsidR="547AB601">
        <w:rPr>
          <w:b w:val="0"/>
          <w:bCs w:val="0"/>
        </w:rPr>
        <w:t xml:space="preserve"> </w:t>
      </w:r>
      <w:r w:rsidR="774D3C67">
        <w:rPr>
          <w:b w:val="0"/>
          <w:bCs w:val="0"/>
        </w:rPr>
        <w:t xml:space="preserve">This is a </w:t>
      </w:r>
      <w:r w:rsidR="547AB601">
        <w:rPr>
          <w:b w:val="0"/>
          <w:bCs w:val="0"/>
        </w:rPr>
        <w:t>self-directed</w:t>
      </w:r>
      <w:r w:rsidR="6F913D8E">
        <w:rPr>
          <w:b w:val="0"/>
          <w:bCs w:val="0"/>
        </w:rPr>
        <w:t xml:space="preserve"> approach</w:t>
      </w:r>
      <w:r w:rsidR="547AB601">
        <w:rPr>
          <w:b w:val="0"/>
          <w:bCs w:val="0"/>
        </w:rPr>
        <w:t xml:space="preserve">. Support to keep the job ranges </w:t>
      </w:r>
      <w:r w:rsidR="547AB601">
        <w:rPr>
          <w:b w:val="0"/>
          <w:bCs w:val="0"/>
        </w:rPr>
        <w:t>depending on who you are.</w:t>
      </w:r>
      <w:r w:rsidR="590F7B18">
        <w:rPr>
          <w:b w:val="0"/>
          <w:bCs w:val="0"/>
        </w:rPr>
        <w:t xml:space="preserve"> </w:t>
      </w:r>
      <w:r w:rsidRPr="16FE6EF4" w:rsidR="232276BF">
        <w:rPr>
          <w:rFonts w:ascii="Segoe UI" w:hAnsi="Segoe UI" w:eastAsia="Segoe UI" w:cs="Segoe UI"/>
          <w:b w:val="0"/>
          <w:bCs w:val="0"/>
          <w:color w:val="242424"/>
          <w:sz w:val="22"/>
          <w:szCs w:val="22"/>
        </w:rPr>
        <w:t xml:space="preserve">Unconventional service </w:t>
      </w:r>
      <w:r w:rsidRPr="16FE6EF4" w:rsidR="4C4A2CEC">
        <w:rPr>
          <w:rFonts w:ascii="Segoe UI" w:hAnsi="Segoe UI" w:eastAsia="Segoe UI" w:cs="Segoe UI"/>
          <w:b w:val="0"/>
          <w:bCs w:val="0"/>
          <w:color w:val="242424"/>
          <w:sz w:val="22"/>
          <w:szCs w:val="22"/>
        </w:rPr>
        <w:t>methods</w:t>
      </w:r>
      <w:r w:rsidRPr="16FE6EF4" w:rsidR="232276BF">
        <w:rPr>
          <w:rFonts w:ascii="Segoe UI" w:hAnsi="Segoe UI" w:eastAsia="Segoe UI" w:cs="Segoe UI"/>
          <w:b w:val="0"/>
          <w:bCs w:val="0"/>
          <w:color w:val="242424"/>
          <w:sz w:val="22"/>
          <w:szCs w:val="22"/>
        </w:rPr>
        <w:t xml:space="preserve"> are </w:t>
      </w:r>
      <w:r w:rsidRPr="16FE6EF4" w:rsidR="616D72A7">
        <w:rPr>
          <w:rFonts w:ascii="Segoe UI" w:hAnsi="Segoe UI" w:eastAsia="Segoe UI" w:cs="Segoe UI"/>
          <w:b w:val="0"/>
          <w:bCs w:val="0"/>
          <w:color w:val="242424"/>
          <w:sz w:val="22"/>
          <w:szCs w:val="22"/>
        </w:rPr>
        <w:t xml:space="preserve">an </w:t>
      </w:r>
      <w:r w:rsidRPr="16FE6EF4" w:rsidR="56E76DCB">
        <w:rPr>
          <w:rFonts w:ascii="Segoe UI" w:hAnsi="Segoe UI" w:eastAsia="Segoe UI" w:cs="Segoe UI"/>
          <w:b w:val="0"/>
          <w:bCs w:val="0"/>
          <w:color w:val="242424"/>
          <w:sz w:val="22"/>
          <w:szCs w:val="22"/>
        </w:rPr>
        <w:t>essential</w:t>
      </w:r>
      <w:r w:rsidRPr="16FE6EF4" w:rsidR="616D72A7">
        <w:rPr>
          <w:rFonts w:ascii="Segoe UI" w:hAnsi="Segoe UI" w:eastAsia="Segoe UI" w:cs="Segoe UI"/>
          <w:b w:val="0"/>
          <w:bCs w:val="0"/>
          <w:color w:val="242424"/>
          <w:sz w:val="22"/>
          <w:szCs w:val="22"/>
        </w:rPr>
        <w:t xml:space="preserve"> part </w:t>
      </w:r>
      <w:r w:rsidRPr="16FE6EF4" w:rsidR="616D72A7">
        <w:rPr>
          <w:rFonts w:ascii="Segoe UI" w:hAnsi="Segoe UI" w:eastAsia="Segoe UI" w:cs="Segoe UI"/>
          <w:b w:val="0"/>
          <w:bCs w:val="0"/>
          <w:color w:val="242424"/>
          <w:sz w:val="22"/>
          <w:szCs w:val="22"/>
        </w:rPr>
        <w:t xml:space="preserve">of </w:t>
      </w:r>
      <w:r w:rsidRPr="16FE6EF4" w:rsidR="232276BF">
        <w:rPr>
          <w:rFonts w:ascii="Segoe UI" w:hAnsi="Segoe UI" w:eastAsia="Segoe UI" w:cs="Segoe UI"/>
          <w:b w:val="0"/>
          <w:bCs w:val="0"/>
          <w:color w:val="242424"/>
          <w:sz w:val="22"/>
          <w:szCs w:val="22"/>
        </w:rPr>
        <w:t>self</w:t>
      </w:r>
      <w:r w:rsidRPr="16FE6EF4" w:rsidR="232276BF">
        <w:rPr>
          <w:rFonts w:ascii="Segoe UI" w:hAnsi="Segoe UI" w:eastAsia="Segoe UI" w:cs="Segoe UI"/>
          <w:b w:val="0"/>
          <w:bCs w:val="0"/>
          <w:color w:val="242424"/>
          <w:sz w:val="22"/>
          <w:szCs w:val="22"/>
        </w:rPr>
        <w:t xml:space="preserve">-directed services AND </w:t>
      </w:r>
      <w:r w:rsidRPr="16FE6EF4" w:rsidR="45FC217F">
        <w:rPr>
          <w:rFonts w:ascii="Segoe UI" w:hAnsi="Segoe UI" w:eastAsia="Segoe UI" w:cs="Segoe UI"/>
          <w:b w:val="0"/>
          <w:bCs w:val="0"/>
          <w:color w:val="242424"/>
          <w:sz w:val="22"/>
          <w:szCs w:val="22"/>
        </w:rPr>
        <w:t xml:space="preserve">mimic </w:t>
      </w:r>
      <w:r w:rsidRPr="16FE6EF4" w:rsidR="232276BF">
        <w:rPr>
          <w:rFonts w:ascii="Segoe UI" w:hAnsi="Segoe UI" w:eastAsia="Segoe UI" w:cs="Segoe UI"/>
          <w:b w:val="0"/>
          <w:bCs w:val="0"/>
          <w:color w:val="242424"/>
          <w:sz w:val="22"/>
          <w:szCs w:val="22"/>
        </w:rPr>
        <w:t>people’s real-life employment and career experience</w:t>
      </w:r>
      <w:commentRangeStart w:id="832028037"/>
      <w:commentRangeStart w:id="61150470"/>
      <w:commentRangeStart w:id="1407700003"/>
      <w:commentRangeStart w:id="920018945"/>
      <w:r w:rsidRPr="16FE6EF4" w:rsidR="4265F4EE">
        <w:rPr>
          <w:rFonts w:ascii="Segoe UI" w:hAnsi="Segoe UI" w:eastAsia="Segoe UI" w:cs="Segoe UI"/>
          <w:b w:val="0"/>
          <w:bCs w:val="0"/>
          <w:color w:val="242424"/>
          <w:sz w:val="22"/>
          <w:szCs w:val="22"/>
        </w:rPr>
        <w:t xml:space="preserve">. </w:t>
      </w:r>
      <w:commentRangeEnd w:id="832028037"/>
      <w:r>
        <w:rPr>
          <w:rStyle w:val="CommentReference"/>
        </w:rPr>
        <w:commentReference w:id="832028037"/>
      </w:r>
      <w:commentRangeEnd w:id="61150470"/>
      <w:r>
        <w:rPr>
          <w:rStyle w:val="CommentReference"/>
        </w:rPr>
        <w:commentReference w:id="61150470"/>
      </w:r>
      <w:commentRangeEnd w:id="1407700003"/>
      <w:r>
        <w:rPr>
          <w:rStyle w:val="CommentReference"/>
        </w:rPr>
        <w:commentReference w:id="1407700003"/>
      </w:r>
      <w:commentRangeEnd w:id="920018945"/>
      <w:r>
        <w:rPr>
          <w:rStyle w:val="CommentReference"/>
        </w:rPr>
        <w:commentReference w:id="920018945"/>
      </w:r>
      <w:r w:rsidRPr="16FE6EF4" w:rsidR="232276BF">
        <w:rPr>
          <w:rFonts w:ascii="Segoe UI" w:hAnsi="Segoe UI" w:eastAsia="Segoe UI" w:cs="Segoe UI"/>
          <w:b w:val="0"/>
          <w:bCs w:val="0"/>
          <w:color w:val="242424"/>
          <w:sz w:val="22"/>
          <w:szCs w:val="22"/>
        </w:rPr>
        <w:t>M</w:t>
      </w:r>
      <w:r w:rsidRPr="16FE6EF4" w:rsidR="232276BF">
        <w:rPr>
          <w:rFonts w:ascii="Segoe UI" w:hAnsi="Segoe UI" w:eastAsia="Segoe UI" w:cs="Segoe UI"/>
          <w:b w:val="0"/>
          <w:bCs w:val="0"/>
          <w:color w:val="242424"/>
          <w:sz w:val="22"/>
          <w:szCs w:val="22"/>
        </w:rPr>
        <w:t xml:space="preserve">ore on this later in the article. </w:t>
      </w:r>
      <w:r w:rsidR="590F7B18">
        <w:rPr>
          <w:b w:val="0"/>
          <w:bCs w:val="0"/>
        </w:rPr>
        <w:t xml:space="preserve">Self-Direction allows for so much flexibility the success of supported employment is inevitable. </w:t>
      </w:r>
    </w:p>
    <w:p w:rsidR="590F7B18" w:rsidP="38CE2ED2" w:rsidRDefault="590F7B18" w14:paraId="2E33ECAC" w14:textId="2D316D32">
      <w:r w:rsidR="590F7B18">
        <w:rPr/>
        <w:t>But who</w:t>
      </w:r>
      <w:r w:rsidR="43AB8DF2">
        <w:rPr/>
        <w:t xml:space="preserve"> is</w:t>
      </w:r>
      <w:r w:rsidR="590F7B18">
        <w:rPr/>
        <w:t xml:space="preserve"> measuring </w:t>
      </w:r>
      <w:r w:rsidR="4DA6EB24">
        <w:rPr/>
        <w:t>e</w:t>
      </w:r>
      <w:r w:rsidR="7B9BD32C">
        <w:rPr/>
        <w:t>mployment outcomes and self-directed services,</w:t>
      </w:r>
      <w:r w:rsidR="3FE5F6E1">
        <w:rPr/>
        <w:t xml:space="preserve"> </w:t>
      </w:r>
      <w:r w:rsidR="6857A7C3">
        <w:rPr/>
        <w:t>what is</w:t>
      </w:r>
      <w:r w:rsidR="3FE5F6E1">
        <w:rPr/>
        <w:t xml:space="preserve"> </w:t>
      </w:r>
      <w:r w:rsidR="6D3F84F9">
        <w:rPr/>
        <w:t xml:space="preserve">really </w:t>
      </w:r>
      <w:r w:rsidR="3FE5F6E1">
        <w:rPr/>
        <w:t>happening?</w:t>
      </w:r>
      <w:r w:rsidR="35D0C6DD">
        <w:rPr/>
        <w:t xml:space="preserve"> </w:t>
      </w:r>
    </w:p>
    <w:p w:rsidR="2166044F" w:rsidP="38508C36" w:rsidRDefault="2166044F" w14:paraId="7EC3543F" w14:textId="79C60D8C">
      <w:pPr>
        <w:pStyle w:val="ListParagraph"/>
        <w:numPr>
          <w:ilvl w:val="0"/>
          <w:numId w:val="3"/>
        </w:numPr>
        <w:rPr>
          <w:noProof w:val="0"/>
          <w:lang w:val="en-US"/>
        </w:rPr>
      </w:pPr>
      <w:r w:rsidR="35D0C6DD">
        <w:rPr/>
        <w:t xml:space="preserve">There are statewide and national measures of competitive employment outcomes that might include people who direct their services, but </w:t>
      </w:r>
      <w:r w:rsidR="0A51D80F">
        <w:rPr/>
        <w:t xml:space="preserve">data is not formally collected from people who </w:t>
      </w:r>
      <w:r w:rsidR="44B87D24">
        <w:rPr/>
        <w:t>direct</w:t>
      </w:r>
      <w:r w:rsidR="0A51D80F">
        <w:rPr/>
        <w:t xml:space="preserve"> their </w:t>
      </w:r>
      <w:r w:rsidR="2D4451F3">
        <w:rPr/>
        <w:t>services,</w:t>
      </w:r>
      <w:r w:rsidR="0A51D80F">
        <w:rPr/>
        <w:t xml:space="preserve"> and the data</w:t>
      </w:r>
      <w:r w:rsidR="35D0C6DD">
        <w:rPr/>
        <w:t xml:space="preserve"> </w:t>
      </w:r>
      <w:r w:rsidR="7099E934">
        <w:rPr/>
        <w:t xml:space="preserve">is </w:t>
      </w:r>
      <w:r w:rsidR="35D0C6DD">
        <w:rPr/>
        <w:t xml:space="preserve">not aggregated. We </w:t>
      </w:r>
      <w:r w:rsidR="51DA7B05">
        <w:rPr/>
        <w:t>do not</w:t>
      </w:r>
      <w:r w:rsidR="35D0C6DD">
        <w:rPr/>
        <w:t xml:space="preserve"> know </w:t>
      </w:r>
      <w:r w:rsidR="35D0C6DD">
        <w:rPr/>
        <w:t>if outcomes are better for people who are self-</w:t>
      </w:r>
      <w:r w:rsidR="365F5B74">
        <w:rPr/>
        <w:t>directing,</w:t>
      </w:r>
      <w:r w:rsidR="35D0C6DD">
        <w:rPr/>
        <w:t xml:space="preserve"> but we know that they exist in this area.</w:t>
      </w:r>
    </w:p>
    <w:p w:rsidR="2166044F" w:rsidP="38508C36" w:rsidRDefault="2166044F" w14:paraId="44EF708C" w14:textId="45C841FB">
      <w:pPr>
        <w:pStyle w:val="ListParagraph"/>
        <w:numPr>
          <w:ilvl w:val="0"/>
          <w:numId w:val="3"/>
        </w:numPr>
        <w:rPr>
          <w:noProof w:val="0"/>
          <w:lang w:val="en-US"/>
        </w:rPr>
      </w:pPr>
      <w:hyperlink r:id="Rae2b3220c2604057">
        <w:r w:rsidRPr="16FE6EF4" w:rsidR="2166044F">
          <w:rPr>
            <w:rStyle w:val="Hyperlink"/>
            <w:noProof w:val="0"/>
            <w:lang w:val="en-US"/>
          </w:rPr>
          <w:t>NCI's 2022 - 2023 National Report on Employment</w:t>
        </w:r>
      </w:hyperlink>
      <w:r w:rsidRPr="16FE6EF4" w:rsidR="2A63451B">
        <w:rPr>
          <w:noProof w:val="0"/>
          <w:lang w:val="en-US"/>
        </w:rPr>
        <w:t>,</w:t>
      </w:r>
      <w:r w:rsidRPr="16FE6EF4" w:rsidR="2B07DCE4">
        <w:rPr>
          <w:noProof w:val="0"/>
          <w:lang w:val="en-US"/>
        </w:rPr>
        <w:t xml:space="preserve"> </w:t>
      </w:r>
      <w:r w:rsidRPr="16FE6EF4" w:rsidR="2166044F">
        <w:rPr>
          <w:noProof w:val="0"/>
          <w:lang w:val="en-US"/>
        </w:rPr>
        <w:t xml:space="preserve">the most recently published </w:t>
      </w:r>
      <w:r w:rsidRPr="16FE6EF4" w:rsidR="42C6F523">
        <w:rPr>
          <w:noProof w:val="0"/>
          <w:lang w:val="en-US"/>
        </w:rPr>
        <w:t xml:space="preserve">comprehensive </w:t>
      </w:r>
      <w:r w:rsidRPr="16FE6EF4" w:rsidR="2166044F">
        <w:rPr>
          <w:noProof w:val="0"/>
          <w:lang w:val="en-US"/>
        </w:rPr>
        <w:t>data</w:t>
      </w:r>
      <w:r w:rsidRPr="16FE6EF4" w:rsidR="7DE35A42">
        <w:rPr>
          <w:noProof w:val="0"/>
          <w:lang w:val="en-US"/>
        </w:rPr>
        <w:t xml:space="preserve"> on employment</w:t>
      </w:r>
      <w:r w:rsidRPr="16FE6EF4" w:rsidR="56A3B116">
        <w:rPr>
          <w:noProof w:val="0"/>
          <w:lang w:val="en-US"/>
        </w:rPr>
        <w:t xml:space="preserve"> is</w:t>
      </w:r>
      <w:r w:rsidRPr="16FE6EF4" w:rsidR="2166044F">
        <w:rPr>
          <w:noProof w:val="0"/>
          <w:lang w:val="en-US"/>
        </w:rPr>
        <w:t xml:space="preserve"> </w:t>
      </w:r>
      <w:r w:rsidRPr="16FE6EF4" w:rsidR="2166044F">
        <w:rPr>
          <w:noProof w:val="0"/>
          <w:lang w:val="en-US"/>
        </w:rPr>
        <w:t xml:space="preserve">without a specific </w:t>
      </w:r>
      <w:r w:rsidRPr="16FE6EF4" w:rsidR="0FBFAC8A">
        <w:rPr>
          <w:noProof w:val="0"/>
          <w:lang w:val="en-US"/>
        </w:rPr>
        <w:t xml:space="preserve">measure of </w:t>
      </w:r>
      <w:r w:rsidRPr="16FE6EF4" w:rsidR="764F33A9">
        <w:rPr>
          <w:noProof w:val="0"/>
          <w:lang w:val="en-US"/>
        </w:rPr>
        <w:t>Self-Directed</w:t>
      </w:r>
      <w:r w:rsidRPr="16FE6EF4" w:rsidR="0FBFAC8A">
        <w:rPr>
          <w:noProof w:val="0"/>
          <w:lang w:val="en-US"/>
        </w:rPr>
        <w:t xml:space="preserve"> Services. </w:t>
      </w:r>
    </w:p>
    <w:p w:rsidR="2166044F" w:rsidP="38508C36" w:rsidRDefault="2166044F" w14:paraId="59DEDA16" w14:textId="35BF2BC7">
      <w:pPr>
        <w:pStyle w:val="ListParagraph"/>
        <w:numPr>
          <w:ilvl w:val="0"/>
          <w:numId w:val="3"/>
        </w:numPr>
        <w:rPr>
          <w:noProof w:val="0"/>
          <w:lang w:val="en-US"/>
        </w:rPr>
      </w:pPr>
      <w:r w:rsidRPr="16FE6EF4" w:rsidR="4BED3668">
        <w:rPr>
          <w:noProof w:val="0"/>
          <w:lang w:val="en-US"/>
        </w:rPr>
        <w:t>People</w:t>
      </w:r>
      <w:r w:rsidRPr="16FE6EF4" w:rsidR="30DDE2E3">
        <w:rPr>
          <w:noProof w:val="0"/>
          <w:lang w:val="en-US"/>
        </w:rPr>
        <w:t xml:space="preserve"> who use provider services</w:t>
      </w:r>
      <w:r w:rsidRPr="16FE6EF4" w:rsidR="5471159E">
        <w:rPr>
          <w:noProof w:val="0"/>
          <w:lang w:val="en-US"/>
        </w:rPr>
        <w:t xml:space="preserve"> </w:t>
      </w:r>
      <w:r w:rsidRPr="16FE6EF4" w:rsidR="08015A51">
        <w:rPr>
          <w:i w:val="1"/>
          <w:iCs w:val="1"/>
          <w:noProof w:val="0"/>
          <w:lang w:val="en-US"/>
        </w:rPr>
        <w:t xml:space="preserve">may </w:t>
      </w:r>
      <w:r w:rsidRPr="16FE6EF4" w:rsidR="08015A51">
        <w:rPr>
          <w:noProof w:val="0"/>
          <w:lang w:val="en-US"/>
        </w:rPr>
        <w:t xml:space="preserve">be </w:t>
      </w:r>
      <w:r w:rsidRPr="16FE6EF4" w:rsidR="5471159E">
        <w:rPr>
          <w:noProof w:val="0"/>
          <w:lang w:val="en-US"/>
        </w:rPr>
        <w:t xml:space="preserve">more in charge of their services if </w:t>
      </w:r>
      <w:r w:rsidRPr="16FE6EF4" w:rsidR="427F5E6E">
        <w:rPr>
          <w:noProof w:val="0"/>
          <w:lang w:val="en-US"/>
        </w:rPr>
        <w:t>they</w:t>
      </w:r>
      <w:r w:rsidRPr="16FE6EF4" w:rsidR="5471159E">
        <w:rPr>
          <w:noProof w:val="0"/>
          <w:lang w:val="en-US"/>
        </w:rPr>
        <w:t xml:space="preserve"> liv</w:t>
      </w:r>
      <w:r w:rsidRPr="16FE6EF4" w:rsidR="260665DF">
        <w:rPr>
          <w:noProof w:val="0"/>
          <w:lang w:val="en-US"/>
        </w:rPr>
        <w:t>e</w:t>
      </w:r>
      <w:r w:rsidRPr="16FE6EF4" w:rsidR="5471159E">
        <w:rPr>
          <w:noProof w:val="0"/>
          <w:lang w:val="en-US"/>
        </w:rPr>
        <w:t xml:space="preserve"> in their own place</w:t>
      </w:r>
      <w:r w:rsidRPr="16FE6EF4" w:rsidR="5FF92F97">
        <w:rPr>
          <w:noProof w:val="0"/>
          <w:lang w:val="en-US"/>
        </w:rPr>
        <w:t xml:space="preserve"> and</w:t>
      </w:r>
      <w:r w:rsidRPr="16FE6EF4" w:rsidR="1EB20CBC">
        <w:rPr>
          <w:noProof w:val="0"/>
          <w:lang w:val="en-US"/>
        </w:rPr>
        <w:t xml:space="preserve"> </w:t>
      </w:r>
      <w:r w:rsidRPr="16FE6EF4" w:rsidR="5471159E">
        <w:rPr>
          <w:noProof w:val="0"/>
          <w:lang w:val="en-US"/>
        </w:rPr>
        <w:t>choos</w:t>
      </w:r>
      <w:r w:rsidRPr="16FE6EF4" w:rsidR="3693BE37">
        <w:rPr>
          <w:noProof w:val="0"/>
          <w:lang w:val="en-US"/>
        </w:rPr>
        <w:t>e</w:t>
      </w:r>
      <w:r w:rsidRPr="16FE6EF4" w:rsidR="5471159E">
        <w:rPr>
          <w:noProof w:val="0"/>
          <w:lang w:val="en-US"/>
        </w:rPr>
        <w:t xml:space="preserve"> where they work</w:t>
      </w:r>
      <w:r w:rsidRPr="16FE6EF4" w:rsidR="32DED6B9">
        <w:rPr>
          <w:noProof w:val="0"/>
          <w:lang w:val="en-US"/>
        </w:rPr>
        <w:t>.</w:t>
      </w:r>
      <w:r w:rsidRPr="16FE6EF4" w:rsidR="0DF6E8E9">
        <w:rPr>
          <w:noProof w:val="0"/>
          <w:lang w:val="en-US"/>
        </w:rPr>
        <w:t xml:space="preserve"> </w:t>
      </w:r>
      <w:r w:rsidRPr="16FE6EF4" w:rsidR="24E75F47">
        <w:rPr>
          <w:noProof w:val="0"/>
          <w:lang w:val="en-US"/>
        </w:rPr>
        <w:t>S</w:t>
      </w:r>
      <w:r w:rsidRPr="16FE6EF4" w:rsidR="5471159E">
        <w:rPr>
          <w:noProof w:val="0"/>
          <w:lang w:val="en-US"/>
        </w:rPr>
        <w:t>elf-direct</w:t>
      </w:r>
      <w:r w:rsidRPr="16FE6EF4" w:rsidR="68F039A5">
        <w:rPr>
          <w:noProof w:val="0"/>
          <w:lang w:val="en-US"/>
        </w:rPr>
        <w:t>ion and</w:t>
      </w:r>
      <w:r w:rsidRPr="16FE6EF4" w:rsidR="25B6E013">
        <w:rPr>
          <w:noProof w:val="0"/>
          <w:lang w:val="en-US"/>
        </w:rPr>
        <w:t xml:space="preserve"> a</w:t>
      </w:r>
      <w:r w:rsidRPr="16FE6EF4" w:rsidR="5E311F6B">
        <w:rPr>
          <w:noProof w:val="0"/>
          <w:lang w:val="en-US"/>
        </w:rPr>
        <w:t xml:space="preserve">utonomy over services </w:t>
      </w:r>
      <w:r w:rsidRPr="16FE6EF4" w:rsidR="2CEEFE02">
        <w:rPr>
          <w:noProof w:val="0"/>
          <w:lang w:val="en-US"/>
        </w:rPr>
        <w:t>happen</w:t>
      </w:r>
      <w:r w:rsidRPr="16FE6EF4" w:rsidR="37A16E4A">
        <w:rPr>
          <w:noProof w:val="0"/>
          <w:lang w:val="en-US"/>
        </w:rPr>
        <w:t xml:space="preserve"> in </w:t>
      </w:r>
      <w:r w:rsidRPr="16FE6EF4" w:rsidR="644E151E">
        <w:rPr>
          <w:noProof w:val="0"/>
          <w:lang w:val="en-US"/>
        </w:rPr>
        <w:t>other ways</w:t>
      </w:r>
      <w:r w:rsidRPr="16FE6EF4" w:rsidR="1DFAE448">
        <w:rPr>
          <w:noProof w:val="0"/>
          <w:lang w:val="en-US"/>
        </w:rPr>
        <w:t xml:space="preserve">. Measuring this is </w:t>
      </w:r>
      <w:r w:rsidRPr="16FE6EF4" w:rsidR="375E4FE8">
        <w:rPr>
          <w:noProof w:val="0"/>
          <w:lang w:val="en-US"/>
        </w:rPr>
        <w:t>important</w:t>
      </w:r>
      <w:r w:rsidRPr="16FE6EF4" w:rsidR="0BB438FD">
        <w:rPr>
          <w:noProof w:val="0"/>
          <w:lang w:val="en-US"/>
        </w:rPr>
        <w:t>.</w:t>
      </w:r>
    </w:p>
    <w:p w:rsidR="35F6ABF7" w:rsidP="16FE6EF4" w:rsidRDefault="35F6ABF7" w14:paraId="33603315" w14:textId="74AC006B">
      <w:pPr>
        <w:pStyle w:val="Normal"/>
        <w:rPr>
          <w:rFonts w:ascii="Aptos" w:hAnsi="Aptos" w:eastAsia="Aptos" w:cs="Aptos"/>
          <w:color w:val="000000" w:themeColor="text1" w:themeTint="FF" w:themeShade="FF"/>
        </w:rPr>
      </w:pPr>
      <w:r w:rsidRPr="16FE6EF4" w:rsidR="35F6ABF7">
        <w:rPr>
          <w:rFonts w:ascii="Aptos" w:hAnsi="Aptos" w:eastAsia="Aptos" w:cs="Aptos"/>
          <w:color w:val="000000" w:themeColor="text1" w:themeTint="FF" w:themeShade="FF"/>
        </w:rPr>
        <w:t xml:space="preserve">Let us look at one </w:t>
      </w:r>
      <w:r w:rsidRPr="16FE6EF4" w:rsidR="47816871">
        <w:rPr>
          <w:rFonts w:ascii="Aptos" w:hAnsi="Aptos" w:eastAsia="Aptos" w:cs="Aptos"/>
          <w:color w:val="000000" w:themeColor="text1" w:themeTint="FF" w:themeShade="FF"/>
        </w:rPr>
        <w:t>state’s</w:t>
      </w:r>
      <w:r w:rsidRPr="16FE6EF4" w:rsidR="35F6ABF7">
        <w:rPr>
          <w:rFonts w:ascii="Aptos" w:hAnsi="Aptos" w:eastAsia="Aptos" w:cs="Aptos"/>
          <w:color w:val="000000" w:themeColor="text1" w:themeTint="FF" w:themeShade="FF"/>
        </w:rPr>
        <w:t xml:space="preserve"> recent events </w:t>
      </w:r>
      <w:r w:rsidRPr="16FE6EF4" w:rsidR="35F6ABF7">
        <w:rPr>
          <w:rFonts w:ascii="Aptos" w:hAnsi="Aptos" w:eastAsia="Aptos" w:cs="Aptos"/>
          <w:color w:val="000000" w:themeColor="text1" w:themeTint="FF" w:themeShade="FF"/>
        </w:rPr>
        <w:t>impacting</w:t>
      </w:r>
      <w:r w:rsidRPr="16FE6EF4" w:rsidR="35F6ABF7">
        <w:rPr>
          <w:rFonts w:ascii="Aptos" w:hAnsi="Aptos" w:eastAsia="Aptos" w:cs="Aptos"/>
          <w:color w:val="000000" w:themeColor="text1" w:themeTint="FF" w:themeShade="FF"/>
        </w:rPr>
        <w:t xml:space="preserve"> work where Self</w:t>
      </w:r>
      <w:r w:rsidRPr="16FE6EF4" w:rsidR="64CF9011">
        <w:rPr>
          <w:rFonts w:ascii="Aptos" w:hAnsi="Aptos" w:eastAsia="Aptos" w:cs="Aptos"/>
          <w:color w:val="000000" w:themeColor="text1" w:themeTint="FF" w:themeShade="FF"/>
        </w:rPr>
        <w:t>-</w:t>
      </w:r>
      <w:r w:rsidRPr="16FE6EF4" w:rsidR="35F6ABF7">
        <w:rPr>
          <w:rFonts w:ascii="Aptos" w:hAnsi="Aptos" w:eastAsia="Aptos" w:cs="Aptos"/>
          <w:color w:val="000000" w:themeColor="text1" w:themeTint="FF" w:themeShade="FF"/>
        </w:rPr>
        <w:t>Directed Services emerg</w:t>
      </w:r>
      <w:r w:rsidRPr="16FE6EF4" w:rsidR="1D2CC640">
        <w:rPr>
          <w:rFonts w:ascii="Aptos" w:hAnsi="Aptos" w:eastAsia="Aptos" w:cs="Aptos"/>
          <w:color w:val="000000" w:themeColor="text1" w:themeTint="FF" w:themeShade="FF"/>
        </w:rPr>
        <w:t>es as</w:t>
      </w:r>
      <w:r w:rsidRPr="16FE6EF4" w:rsidR="5B35F51D">
        <w:rPr>
          <w:rFonts w:ascii="Aptos" w:hAnsi="Aptos" w:eastAsia="Aptos" w:cs="Aptos"/>
          <w:color w:val="000000" w:themeColor="text1" w:themeTint="FF" w:themeShade="FF"/>
        </w:rPr>
        <w:t xml:space="preserve"> an opportunity</w:t>
      </w:r>
      <w:r w:rsidRPr="16FE6EF4" w:rsidR="35F6ABF7">
        <w:rPr>
          <w:rFonts w:ascii="Aptos" w:hAnsi="Aptos" w:eastAsia="Aptos" w:cs="Aptos"/>
          <w:color w:val="000000" w:themeColor="text1" w:themeTint="FF" w:themeShade="FF"/>
        </w:rPr>
        <w:t xml:space="preserve">. </w:t>
      </w:r>
    </w:p>
    <w:p w:rsidR="35F6ABF7" w:rsidP="16FE6EF4" w:rsidRDefault="35F6ABF7" w14:paraId="198C7638" w14:textId="261B6AFD">
      <w:pPr>
        <w:pStyle w:val="Normal"/>
        <w:ind w:left="0"/>
      </w:pPr>
      <w:commentRangeStart w:id="240925801"/>
      <w:r w:rsidR="35F6ABF7">
        <w:rPr/>
        <w:t>Utah</w:t>
      </w:r>
      <w:r w:rsidR="2367E088">
        <w:rPr/>
        <w:t>’s population</w:t>
      </w:r>
      <w:commentRangeEnd w:id="240925801"/>
      <w:r>
        <w:rPr>
          <w:rStyle w:val="CommentReference"/>
        </w:rPr>
        <w:commentReference w:id="240925801"/>
      </w:r>
      <w:r w:rsidR="35F6ABF7">
        <w:rPr/>
        <w:t xml:space="preserve"> is spread across urban and rural communities over a large geographical area. In </w:t>
      </w:r>
      <w:hyperlink r:id="R429730c435254719">
        <w:r w:rsidRPr="16FE6EF4" w:rsidR="35F6ABF7">
          <w:rPr>
            <w:rStyle w:val="Hyperlink"/>
          </w:rPr>
          <w:t>FY 2023,</w:t>
        </w:r>
      </w:hyperlink>
      <w:r w:rsidR="35F6ABF7">
        <w:rPr/>
        <w:t xml:space="preserve"> Utah</w:t>
      </w:r>
      <w:r w:rsidRPr="16FE6EF4" w:rsidR="08D36EC7">
        <w:rPr>
          <w:rFonts w:ascii="Aptos" w:hAnsi="Aptos" w:eastAsia="Aptos" w:cs="Aptos"/>
          <w:noProof w:val="0"/>
          <w:sz w:val="24"/>
          <w:szCs w:val="24"/>
          <w:lang w:val="en-US"/>
        </w:rPr>
        <w:t>’s Division of Services for People with Disabilities (DSPD)</w:t>
      </w:r>
      <w:r w:rsidR="35F6ABF7">
        <w:rPr/>
        <w:t xml:space="preserve"> served over </w:t>
      </w:r>
      <w:r w:rsidR="3BA5DF50">
        <w:rPr/>
        <w:t>6,000</w:t>
      </w:r>
      <w:r w:rsidR="35F6ABF7">
        <w:rPr/>
        <w:t xml:space="preserve"> people with</w:t>
      </w:r>
      <w:r w:rsidR="74D01E86">
        <w:rPr/>
        <w:t xml:space="preserve"> </w:t>
      </w:r>
      <w:r w:rsidR="35F6ABF7">
        <w:rPr/>
        <w:t>disabilities on Home and Community Based Services Waivers</w:t>
      </w:r>
      <w:r w:rsidR="2BEBEEA1">
        <w:rPr/>
        <w:t xml:space="preserve"> </w:t>
      </w:r>
      <w:r w:rsidRPr="16FE6EF4" w:rsidR="2BEBEEA1">
        <w:rPr>
          <w:rFonts w:ascii="Aptos" w:hAnsi="Aptos" w:eastAsia="Aptos" w:cs="Aptos"/>
          <w:noProof w:val="0"/>
          <w:sz w:val="24"/>
          <w:szCs w:val="24"/>
          <w:lang w:val="en-US"/>
        </w:rPr>
        <w:t>under both a provider-based and a self-directed model called “Self-Administered Services” (SAS)</w:t>
      </w:r>
      <w:r w:rsidR="35F6ABF7">
        <w:rPr/>
        <w:t xml:space="preserve">. Most people served </w:t>
      </w:r>
      <w:r w:rsidR="496C9848">
        <w:rPr/>
        <w:t xml:space="preserve">are of </w:t>
      </w:r>
      <w:r w:rsidR="35F6ABF7">
        <w:rPr/>
        <w:t xml:space="preserve">working age (age 14-65). Utah’s service system </w:t>
      </w:r>
      <w:r w:rsidR="2A823EC1">
        <w:rPr/>
        <w:t xml:space="preserve">has </w:t>
      </w:r>
      <w:r w:rsidR="35F6ABF7">
        <w:rPr/>
        <w:t xml:space="preserve">placed a priority on self-directed services, including a caregiver </w:t>
      </w:r>
      <w:r w:rsidR="273FDBD7">
        <w:rPr/>
        <w:t>c</w:t>
      </w:r>
      <w:r w:rsidR="35F6ABF7">
        <w:rPr/>
        <w:t>ompensation option, to meet the growing needs</w:t>
      </w:r>
      <w:r w:rsidR="043099F1">
        <w:rPr/>
        <w:t xml:space="preserve"> </w:t>
      </w:r>
      <w:r w:rsidR="35F6ABF7">
        <w:rPr/>
        <w:t xml:space="preserve">for </w:t>
      </w:r>
      <w:r w:rsidR="35924A62">
        <w:rPr/>
        <w:t>people</w:t>
      </w:r>
      <w:r w:rsidR="35F6ABF7">
        <w:rPr/>
        <w:t xml:space="preserve"> in services and on waitlists.</w:t>
      </w:r>
    </w:p>
    <w:p w:rsidR="35F6ABF7" w:rsidP="16FE6EF4" w:rsidRDefault="35F6ABF7" w14:paraId="1595043D" w14:textId="291E7EB1">
      <w:pPr>
        <w:pStyle w:val="Normal"/>
        <w:ind w:left="0"/>
      </w:pPr>
      <w:r w:rsidR="35F6ABF7">
        <w:rPr/>
        <w:t xml:space="preserve">Utah reported over </w:t>
      </w:r>
      <w:r w:rsidR="26739562">
        <w:rPr/>
        <w:t>2,000</w:t>
      </w:r>
      <w:r w:rsidR="35F6ABF7">
        <w:rPr/>
        <w:t xml:space="preserve"> people </w:t>
      </w:r>
      <w:r w:rsidR="5B12D3CC">
        <w:rPr/>
        <w:t>chose</w:t>
      </w:r>
      <w:r w:rsidR="35F6ABF7">
        <w:rPr/>
        <w:t xml:space="preserve"> </w:t>
      </w:r>
      <w:r w:rsidR="55817CE2">
        <w:rPr/>
        <w:t>SAS</w:t>
      </w:r>
      <w:r w:rsidR="35F6ABF7">
        <w:rPr/>
        <w:t xml:space="preserve"> “</w:t>
      </w:r>
      <w:hyperlink r:id="R12f96b57ba3247f0">
        <w:r w:rsidRPr="16FE6EF4" w:rsidR="35F6ABF7">
          <w:rPr>
            <w:rStyle w:val="Hyperlink"/>
          </w:rPr>
          <w:t>in-home</w:t>
        </w:r>
      </w:hyperlink>
      <w:r w:rsidR="35F6ABF7">
        <w:rPr/>
        <w:t xml:space="preserve">” services like personal </w:t>
      </w:r>
      <w:r w:rsidR="35F6ABF7">
        <w:rPr/>
        <w:t>assistance</w:t>
      </w:r>
      <w:r w:rsidR="35F6ABF7">
        <w:rPr/>
        <w:t xml:space="preserve"> and homemaker services. While a percentage of those </w:t>
      </w:r>
      <w:r w:rsidR="35F6ABF7">
        <w:rPr/>
        <w:t>utilizing</w:t>
      </w:r>
      <w:r w:rsidR="35F6ABF7">
        <w:rPr/>
        <w:t xml:space="preserve"> </w:t>
      </w:r>
      <w:r w:rsidR="0B19146D">
        <w:rPr/>
        <w:t>SAS</w:t>
      </w:r>
      <w:r w:rsidR="35F6ABF7">
        <w:rPr/>
        <w:t xml:space="preserve"> hold competitive and integrated jobs, currently neither the Vocational Rehabilitation nor DSPD support a self-directed job coaching </w:t>
      </w:r>
      <w:r w:rsidR="35F6ABF7">
        <w:rPr/>
        <w:t>option</w:t>
      </w:r>
      <w:r w:rsidR="35F6ABF7">
        <w:rPr/>
        <w:t xml:space="preserve">. </w:t>
      </w:r>
      <w:r w:rsidR="5862CCBE">
        <w:rPr/>
        <w:t>E</w:t>
      </w:r>
      <w:r w:rsidR="35F6ABF7">
        <w:rPr/>
        <w:t>xcept</w:t>
      </w:r>
      <w:r w:rsidR="35F6ABF7">
        <w:rPr/>
        <w:t>ions can be made for employment</w:t>
      </w:r>
      <w:r w:rsidR="35F6ABF7">
        <w:rPr/>
        <w:t xml:space="preserve"> with administrative approval. </w:t>
      </w:r>
    </w:p>
    <w:p w:rsidR="742C1F59" w:rsidP="16FE6EF4" w:rsidRDefault="742C1F59" w14:paraId="568B920E" w14:textId="3C30B5C3">
      <w:pPr>
        <w:pStyle w:val="Normal"/>
        <w:spacing w:before="0" w:beforeAutospacing="off" w:after="160" w:afterAutospacing="off" w:line="279" w:lineRule="auto"/>
        <w:ind w:left="0" w:right="0"/>
        <w:jc w:val="left"/>
        <w:rPr>
          <w:rFonts w:ascii="Aptos" w:hAnsi="Aptos" w:eastAsia="Aptos" w:cs="Aptos"/>
          <w:i w:val="0"/>
          <w:iCs w:val="0"/>
          <w:noProof w:val="0"/>
          <w:sz w:val="24"/>
          <w:szCs w:val="24"/>
          <w:lang w:val="en-US"/>
        </w:rPr>
      </w:pPr>
      <w:r w:rsidR="742C1F59">
        <w:rPr/>
        <w:t xml:space="preserve">Despite these </w:t>
      </w:r>
      <w:r w:rsidR="6DB14D58">
        <w:rPr/>
        <w:t>promising starts</w:t>
      </w:r>
      <w:r w:rsidR="742C1F59">
        <w:rPr/>
        <w:t>,</w:t>
      </w:r>
      <w:r w:rsidR="36043749">
        <w:rPr/>
        <w:t xml:space="preserve"> </w:t>
      </w:r>
      <w:r w:rsidR="5F0AF291">
        <w:rPr/>
        <w:t xml:space="preserve">in </w:t>
      </w:r>
      <w:r w:rsidR="35F6ABF7">
        <w:rPr/>
        <w:t xml:space="preserve">June 2024, the Department of Justice released a </w:t>
      </w:r>
      <w:hyperlink r:id="R76603fc199bf452c">
        <w:r w:rsidRPr="16FE6EF4" w:rsidR="35F6ABF7">
          <w:rPr>
            <w:rStyle w:val="Hyperlink"/>
          </w:rPr>
          <w:t>summary</w:t>
        </w:r>
      </w:hyperlink>
      <w:r w:rsidR="35F6ABF7">
        <w:rPr/>
        <w:t xml:space="preserve"> of </w:t>
      </w:r>
      <w:r w:rsidR="2EF00978">
        <w:rPr/>
        <w:t>a multi-year</w:t>
      </w:r>
      <w:r w:rsidR="35F6ABF7">
        <w:rPr/>
        <w:t xml:space="preserve"> investigation </w:t>
      </w:r>
      <w:r w:rsidR="2FC713E5">
        <w:rPr/>
        <w:t>partly focused on</w:t>
      </w:r>
      <w:r w:rsidR="35F6ABF7">
        <w:rPr/>
        <w:t xml:space="preserve"> </w:t>
      </w:r>
      <w:r w:rsidR="7B0BD23F">
        <w:rPr/>
        <w:t>concerns</w:t>
      </w:r>
      <w:r w:rsidR="1045FC08">
        <w:rPr/>
        <w:t xml:space="preserve"> over</w:t>
      </w:r>
      <w:r w:rsidR="7B0BD23F">
        <w:rPr/>
        <w:t xml:space="preserve"> Utah</w:t>
      </w:r>
      <w:r w:rsidR="7DE97A50">
        <w:rPr/>
        <w:t>’s</w:t>
      </w:r>
      <w:r w:rsidR="35F6ABF7">
        <w:rPr/>
        <w:t xml:space="preserve"> employment</w:t>
      </w:r>
      <w:r w:rsidR="120868AB">
        <w:rPr/>
        <w:t xml:space="preserve"> </w:t>
      </w:r>
      <w:r w:rsidR="74A66BF2">
        <w:rPr/>
        <w:t>services</w:t>
      </w:r>
      <w:r w:rsidR="3EED4B01">
        <w:rPr/>
        <w:t xml:space="preserve"> for people with </w:t>
      </w:r>
      <w:r w:rsidR="38CAFBC8">
        <w:rPr/>
        <w:t>disabilities</w:t>
      </w:r>
      <w:r w:rsidR="5140E7BB">
        <w:rPr/>
        <w:t xml:space="preserve">. </w:t>
      </w:r>
      <w:ins w:author="Bryn Peterson" w:date="2024-08-20T21:47:35.846Z" w:id="678318660">
        <w:r w:rsidR="52315956">
          <w:t>The</w:t>
        </w:r>
      </w:ins>
      <w:r w:rsidR="436DADB8">
        <w:rPr/>
        <w:t xml:space="preserve"> letter</w:t>
      </w:r>
      <w:ins w:author="Bryn Peterson" w:date="2024-08-20T21:47:35.846Z" w:id="438631836">
        <w:r w:rsidR="52315956">
          <w:t xml:space="preserve"> </w:t>
        </w:r>
      </w:ins>
      <w:r w:rsidR="4C61817D">
        <w:rPr/>
        <w:t>asked Utah to</w:t>
      </w:r>
      <w:ins w:author="Bryn Peterson" w:date="2024-08-20T21:47:35.846Z" w:id="1212522017">
        <w:r w:rsidR="52315956">
          <w:t xml:space="preserve"> </w:t>
        </w:r>
        <w:r w:rsidR="52315956">
          <w:t>“</w:t>
        </w:r>
        <w:r w:rsidRPr="16FE6EF4" w:rsidR="52315956">
          <w:rPr>
            <w:rFonts w:ascii="Aptos" w:hAnsi="Aptos" w:eastAsia="Aptos" w:cs="Aptos"/>
            <w:i w:val="1"/>
            <w:iCs w:val="1"/>
            <w:noProof w:val="0"/>
            <w:sz w:val="24"/>
            <w:szCs w:val="24"/>
            <w:lang w:val="en-US"/>
          </w:rPr>
          <w:t>modify</w:t>
        </w:r>
        <w:r w:rsidRPr="16FE6EF4" w:rsidR="52315956">
          <w:rPr>
            <w:rFonts w:ascii="Aptos" w:hAnsi="Aptos" w:eastAsia="Aptos" w:cs="Aptos"/>
            <w:i w:val="1"/>
            <w:iCs w:val="1"/>
            <w:noProof w:val="0"/>
            <w:sz w:val="24"/>
            <w:szCs w:val="24"/>
            <w:lang w:val="en-US"/>
          </w:rPr>
          <w:t xml:space="preserve"> its service system to help people with I/DD engage and work in the community.... by connecting people with I/DD to integrated options, making sure integrated options are </w:t>
        </w:r>
        <w:r w:rsidRPr="16FE6EF4" w:rsidR="52315956">
          <w:rPr>
            <w:rFonts w:ascii="Aptos" w:hAnsi="Aptos" w:eastAsia="Aptos" w:cs="Aptos"/>
            <w:i w:val="1"/>
            <w:iCs w:val="1"/>
            <w:noProof w:val="0"/>
            <w:sz w:val="24"/>
            <w:szCs w:val="24"/>
            <w:lang w:val="en-US"/>
          </w:rPr>
          <w:t>actually available</w:t>
        </w:r>
        <w:r w:rsidRPr="16FE6EF4" w:rsidR="52315956">
          <w:rPr>
            <w:rFonts w:ascii="Aptos" w:hAnsi="Aptos" w:eastAsia="Aptos" w:cs="Aptos"/>
            <w:i w:val="1"/>
            <w:iCs w:val="1"/>
            <w:noProof w:val="0"/>
            <w:sz w:val="24"/>
            <w:szCs w:val="24"/>
            <w:lang w:val="en-US"/>
          </w:rPr>
          <w:t xml:space="preserve"> to people who want them, reducing the wait time for integrated options, and providing effective transition services</w:t>
        </w:r>
      </w:ins>
      <w:ins w:author="Bryn Peterson" w:date="2024-08-20T21:48:23.573Z" w:id="1578938201">
        <w:r w:rsidRPr="16FE6EF4" w:rsidR="52315956">
          <w:rPr>
            <w:rFonts w:ascii="Aptos" w:hAnsi="Aptos" w:eastAsia="Aptos" w:cs="Aptos"/>
            <w:i w:val="1"/>
            <w:iCs w:val="1"/>
            <w:noProof w:val="0"/>
            <w:sz w:val="24"/>
            <w:szCs w:val="24"/>
            <w:lang w:val="en-US"/>
          </w:rPr>
          <w:t>....</w:t>
        </w:r>
      </w:ins>
      <w:ins w:author="Bryn Peterson" w:date="2024-08-20T21:47:35.846Z" w:id="1256622482">
        <w:r w:rsidRPr="16FE6EF4" w:rsidR="52315956">
          <w:rPr>
            <w:rFonts w:ascii="Aptos" w:hAnsi="Aptos" w:eastAsia="Aptos" w:cs="Aptos"/>
            <w:i w:val="1"/>
            <w:iCs w:val="1"/>
            <w:noProof w:val="0"/>
            <w:sz w:val="24"/>
            <w:szCs w:val="24"/>
            <w:lang w:val="en-US"/>
          </w:rPr>
          <w:t>”</w:t>
        </w:r>
      </w:ins>
      <w:r w:rsidRPr="16FE6EF4" w:rsidR="7D65B7C4">
        <w:rPr>
          <w:rFonts w:ascii="Aptos" w:hAnsi="Aptos" w:eastAsia="Aptos" w:cs="Aptos"/>
          <w:i w:val="1"/>
          <w:iCs w:val="1"/>
          <w:noProof w:val="0"/>
          <w:sz w:val="24"/>
          <w:szCs w:val="24"/>
          <w:lang w:val="en-US"/>
        </w:rPr>
        <w:t>.</w:t>
      </w:r>
      <w:r w:rsidRPr="16FE6EF4" w:rsidR="7D65B7C4">
        <w:rPr>
          <w:rFonts w:ascii="Aptos" w:hAnsi="Aptos" w:eastAsia="Aptos" w:cs="Aptos"/>
          <w:i w:val="1"/>
          <w:iCs w:val="1"/>
          <w:noProof w:val="0"/>
          <w:sz w:val="24"/>
          <w:szCs w:val="24"/>
          <w:lang w:val="en-US"/>
        </w:rPr>
        <w:t xml:space="preserve"> </w:t>
      </w:r>
      <w:r w:rsidRPr="16FE6EF4" w:rsidR="30A2EA4C">
        <w:rPr>
          <w:rFonts w:ascii="Aptos" w:hAnsi="Aptos" w:eastAsia="Aptos" w:cs="Aptos"/>
          <w:i w:val="1"/>
          <w:iCs w:val="1"/>
          <w:noProof w:val="0"/>
          <w:sz w:val="24"/>
          <w:szCs w:val="24"/>
          <w:lang w:val="en-US"/>
        </w:rPr>
        <w:t xml:space="preserve"> </w:t>
      </w:r>
      <w:r w:rsidRPr="16FE6EF4" w:rsidR="7E40A3D6">
        <w:rPr>
          <w:rFonts w:ascii="Aptos" w:hAnsi="Aptos" w:eastAsia="Aptos" w:cs="Aptos"/>
          <w:i w:val="1"/>
          <w:iCs w:val="1"/>
          <w:noProof w:val="0"/>
          <w:sz w:val="24"/>
          <w:szCs w:val="24"/>
          <w:lang w:val="en-US"/>
        </w:rPr>
        <w:t xml:space="preserve"> </w:t>
      </w:r>
    </w:p>
    <w:p w:rsidR="5FFD9E2C" w:rsidP="16FE6EF4" w:rsidRDefault="5FFD9E2C" w14:paraId="0015E58C" w14:textId="47C94C2E">
      <w:pPr>
        <w:pStyle w:val="Normal"/>
        <w:spacing w:before="0" w:beforeAutospacing="off" w:after="160" w:afterAutospacing="off" w:line="279" w:lineRule="auto"/>
        <w:ind w:left="0" w:right="0"/>
        <w:jc w:val="left"/>
        <w:rPr>
          <w:rFonts w:ascii="Aptos" w:hAnsi="Aptos" w:eastAsia="Aptos" w:cs="Aptos"/>
          <w:i w:val="0"/>
          <w:iCs w:val="0"/>
          <w:noProof w:val="0"/>
          <w:sz w:val="24"/>
          <w:szCs w:val="24"/>
          <w:lang w:val="en-US"/>
        </w:rPr>
      </w:pPr>
      <w:r w:rsidRPr="16FE6EF4" w:rsidR="5FFD9E2C">
        <w:rPr>
          <w:rFonts w:ascii="Aptos" w:hAnsi="Aptos" w:eastAsia="Aptos" w:cs="Aptos"/>
          <w:i w:val="0"/>
          <w:iCs w:val="0"/>
          <w:noProof w:val="0"/>
          <w:sz w:val="24"/>
          <w:szCs w:val="24"/>
          <w:lang w:val="en-US"/>
        </w:rPr>
        <w:t>Utah’s response</w:t>
      </w:r>
      <w:r w:rsidRPr="16FE6EF4" w:rsidR="69D6EF09">
        <w:rPr>
          <w:rFonts w:ascii="Aptos" w:hAnsi="Aptos" w:eastAsia="Aptos" w:cs="Aptos"/>
          <w:i w:val="0"/>
          <w:iCs w:val="0"/>
          <w:noProof w:val="0"/>
          <w:sz w:val="24"/>
          <w:szCs w:val="24"/>
          <w:lang w:val="en-US"/>
        </w:rPr>
        <w:t xml:space="preserve"> will follow in the coming month</w:t>
      </w:r>
      <w:r w:rsidRPr="16FE6EF4" w:rsidR="7C914EC5">
        <w:rPr>
          <w:rFonts w:ascii="Aptos" w:hAnsi="Aptos" w:eastAsia="Aptos" w:cs="Aptos"/>
          <w:i w:val="0"/>
          <w:iCs w:val="0"/>
          <w:noProof w:val="0"/>
          <w:sz w:val="24"/>
          <w:szCs w:val="24"/>
          <w:lang w:val="en-US"/>
        </w:rPr>
        <w:t>s</w:t>
      </w:r>
      <w:r w:rsidRPr="16FE6EF4" w:rsidR="4192FB67">
        <w:rPr>
          <w:rFonts w:ascii="Aptos" w:hAnsi="Aptos" w:eastAsia="Aptos" w:cs="Aptos"/>
          <w:i w:val="0"/>
          <w:iCs w:val="0"/>
          <w:noProof w:val="0"/>
          <w:sz w:val="24"/>
          <w:szCs w:val="24"/>
          <w:lang w:val="en-US"/>
        </w:rPr>
        <w:t>,</w:t>
      </w:r>
      <w:r w:rsidRPr="16FE6EF4" w:rsidR="5FFD9E2C">
        <w:rPr>
          <w:rFonts w:ascii="Aptos" w:hAnsi="Aptos" w:eastAsia="Aptos" w:cs="Aptos"/>
          <w:i w:val="0"/>
          <w:iCs w:val="0"/>
          <w:noProof w:val="0"/>
          <w:sz w:val="24"/>
          <w:szCs w:val="24"/>
          <w:lang w:val="en-US"/>
        </w:rPr>
        <w:t xml:space="preserve"> </w:t>
      </w:r>
      <w:r w:rsidRPr="16FE6EF4" w:rsidR="0F918118">
        <w:rPr>
          <w:rFonts w:ascii="Aptos" w:hAnsi="Aptos" w:eastAsia="Aptos" w:cs="Aptos"/>
          <w:i w:val="0"/>
          <w:iCs w:val="0"/>
          <w:noProof w:val="0"/>
          <w:sz w:val="24"/>
          <w:szCs w:val="24"/>
          <w:lang w:val="en-US"/>
        </w:rPr>
        <w:t xml:space="preserve">and </w:t>
      </w:r>
      <w:r w:rsidRPr="16FE6EF4" w:rsidR="0F918118">
        <w:rPr>
          <w:rFonts w:ascii="Aptos" w:hAnsi="Aptos" w:eastAsia="Aptos" w:cs="Aptos"/>
          <w:i w:val="0"/>
          <w:iCs w:val="0"/>
          <w:noProof w:val="0"/>
          <w:sz w:val="24"/>
          <w:szCs w:val="24"/>
          <w:lang w:val="en-US"/>
        </w:rPr>
        <w:t xml:space="preserve">likely </w:t>
      </w:r>
      <w:r w:rsidRPr="16FE6EF4" w:rsidR="5DE0D131">
        <w:rPr>
          <w:rFonts w:ascii="Aptos" w:hAnsi="Aptos" w:eastAsia="Aptos" w:cs="Aptos"/>
          <w:i w:val="0"/>
          <w:iCs w:val="0"/>
          <w:noProof w:val="0"/>
          <w:sz w:val="24"/>
          <w:szCs w:val="24"/>
          <w:lang w:val="en-US"/>
        </w:rPr>
        <w:t>resemble</w:t>
      </w:r>
      <w:r w:rsidRPr="16FE6EF4" w:rsidR="58D8BDDA">
        <w:rPr>
          <w:rFonts w:ascii="Aptos" w:hAnsi="Aptos" w:eastAsia="Aptos" w:cs="Aptos"/>
          <w:i w:val="0"/>
          <w:iCs w:val="0"/>
          <w:noProof w:val="0"/>
          <w:sz w:val="24"/>
          <w:szCs w:val="24"/>
          <w:lang w:val="en-US"/>
        </w:rPr>
        <w:t xml:space="preserve"> person-centered and self-determined solutions other states have taken</w:t>
      </w:r>
      <w:r w:rsidRPr="16FE6EF4" w:rsidR="174DF31A">
        <w:rPr>
          <w:rFonts w:ascii="Aptos" w:hAnsi="Aptos" w:eastAsia="Aptos" w:cs="Aptos"/>
          <w:i w:val="0"/>
          <w:iCs w:val="0"/>
          <w:noProof w:val="0"/>
          <w:sz w:val="24"/>
          <w:szCs w:val="24"/>
          <w:lang w:val="en-US"/>
        </w:rPr>
        <w:t xml:space="preserve"> in response to complaints.</w:t>
      </w:r>
      <w:r w:rsidRPr="16FE6EF4" w:rsidR="71D7193C">
        <w:rPr>
          <w:rFonts w:ascii="Aptos" w:hAnsi="Aptos" w:eastAsia="Aptos" w:cs="Aptos"/>
          <w:i w:val="0"/>
          <w:iCs w:val="0"/>
          <w:noProof w:val="0"/>
          <w:sz w:val="24"/>
          <w:szCs w:val="24"/>
          <w:lang w:val="en-US"/>
        </w:rPr>
        <w:t xml:space="preserve"> Surely, self-directed employment support </w:t>
      </w:r>
      <w:r w:rsidRPr="16FE6EF4" w:rsidR="71D7193C">
        <w:rPr>
          <w:rFonts w:ascii="Aptos" w:hAnsi="Aptos" w:eastAsia="Aptos" w:cs="Aptos"/>
          <w:i w:val="0"/>
          <w:iCs w:val="0"/>
          <w:noProof w:val="0"/>
          <w:sz w:val="24"/>
          <w:szCs w:val="24"/>
          <w:lang w:val="en-US"/>
        </w:rPr>
        <w:t>represents</w:t>
      </w:r>
      <w:r w:rsidRPr="16FE6EF4" w:rsidR="71D7193C">
        <w:rPr>
          <w:rFonts w:ascii="Aptos" w:hAnsi="Aptos" w:eastAsia="Aptos" w:cs="Aptos"/>
          <w:i w:val="0"/>
          <w:iCs w:val="0"/>
          <w:noProof w:val="0"/>
          <w:sz w:val="24"/>
          <w:szCs w:val="24"/>
          <w:lang w:val="en-US"/>
        </w:rPr>
        <w:t xml:space="preserve"> another </w:t>
      </w:r>
      <w:r w:rsidRPr="16FE6EF4" w:rsidR="71D7193C">
        <w:rPr>
          <w:rFonts w:ascii="Aptos" w:hAnsi="Aptos" w:eastAsia="Aptos" w:cs="Aptos"/>
          <w:i w:val="0"/>
          <w:iCs w:val="0"/>
          <w:noProof w:val="0"/>
          <w:sz w:val="24"/>
          <w:szCs w:val="24"/>
          <w:lang w:val="en-US"/>
        </w:rPr>
        <w:t>option</w:t>
      </w:r>
      <w:r w:rsidRPr="16FE6EF4" w:rsidR="71D7193C">
        <w:rPr>
          <w:rFonts w:ascii="Aptos" w:hAnsi="Aptos" w:eastAsia="Aptos" w:cs="Aptos"/>
          <w:i w:val="0"/>
          <w:iCs w:val="0"/>
          <w:noProof w:val="0"/>
          <w:sz w:val="24"/>
          <w:szCs w:val="24"/>
          <w:lang w:val="en-US"/>
        </w:rPr>
        <w:t xml:space="preserve">, </w:t>
      </w:r>
      <w:r w:rsidRPr="16FE6EF4" w:rsidR="71D7193C">
        <w:rPr>
          <w:rFonts w:ascii="Aptos" w:hAnsi="Aptos" w:eastAsia="Aptos" w:cs="Aptos"/>
          <w:i w:val="0"/>
          <w:iCs w:val="0"/>
          <w:noProof w:val="0"/>
          <w:sz w:val="24"/>
          <w:szCs w:val="24"/>
          <w:lang w:val="en-US"/>
        </w:rPr>
        <w:t>tool</w:t>
      </w:r>
      <w:r w:rsidRPr="16FE6EF4" w:rsidR="71D7193C">
        <w:rPr>
          <w:rFonts w:ascii="Aptos" w:hAnsi="Aptos" w:eastAsia="Aptos" w:cs="Aptos"/>
          <w:i w:val="0"/>
          <w:iCs w:val="0"/>
          <w:noProof w:val="0"/>
          <w:sz w:val="24"/>
          <w:szCs w:val="24"/>
          <w:lang w:val="en-US"/>
        </w:rPr>
        <w:t xml:space="preserve"> and resource to reach that outcome for families in Utah and other states facing similar barriers. </w:t>
      </w:r>
    </w:p>
    <w:p w:rsidR="6E1153F1" w:rsidP="16FE6EF4" w:rsidRDefault="6E1153F1" w14:paraId="6719E43B" w14:textId="7AA98AC1">
      <w:pPr>
        <w:pStyle w:val="Normal"/>
        <w:spacing w:before="0" w:beforeAutospacing="off" w:after="160" w:afterAutospacing="off" w:line="279" w:lineRule="auto"/>
        <w:ind w:left="0" w:right="0"/>
        <w:jc w:val="left"/>
        <w:rPr>
          <w:rFonts w:ascii="Aptos" w:hAnsi="Aptos" w:eastAsia="Aptos" w:cs="Aptos"/>
          <w:i w:val="0"/>
          <w:iCs w:val="0"/>
          <w:noProof w:val="0"/>
          <w:sz w:val="24"/>
          <w:szCs w:val="24"/>
          <w:lang w:val="en-US"/>
        </w:rPr>
      </w:pPr>
      <w:r w:rsidRPr="16FE6EF4" w:rsidR="6E1153F1">
        <w:rPr>
          <w:rFonts w:ascii="Aptos" w:hAnsi="Aptos" w:eastAsia="Aptos" w:cs="Aptos"/>
          <w:i w:val="0"/>
          <w:iCs w:val="0"/>
          <w:noProof w:val="0"/>
          <w:sz w:val="24"/>
          <w:szCs w:val="24"/>
          <w:lang w:val="en-US"/>
        </w:rPr>
        <w:t>By comparison, i</w:t>
      </w:r>
      <w:r w:rsidRPr="16FE6EF4" w:rsidR="26EFD0F0">
        <w:rPr>
          <w:rFonts w:ascii="Aptos" w:hAnsi="Aptos" w:eastAsia="Aptos" w:cs="Aptos"/>
          <w:i w:val="0"/>
          <w:iCs w:val="0"/>
          <w:noProof w:val="0"/>
          <w:sz w:val="24"/>
          <w:szCs w:val="24"/>
          <w:lang w:val="en-US"/>
        </w:rPr>
        <w:t>ndividual lawsuits and cases have been filed for decades coupled with unique</w:t>
      </w:r>
      <w:r w:rsidRPr="16FE6EF4" w:rsidR="6C5D5532">
        <w:rPr>
          <w:rFonts w:ascii="Aptos" w:hAnsi="Aptos" w:eastAsia="Aptos" w:cs="Aptos"/>
          <w:i w:val="0"/>
          <w:iCs w:val="0"/>
          <w:noProof w:val="0"/>
          <w:sz w:val="24"/>
          <w:szCs w:val="24"/>
          <w:lang w:val="en-US"/>
        </w:rPr>
        <w:t xml:space="preserve"> solutions </w:t>
      </w:r>
      <w:r w:rsidRPr="16FE6EF4" w:rsidR="26EFD0F0">
        <w:rPr>
          <w:rFonts w:ascii="Aptos" w:hAnsi="Aptos" w:eastAsia="Aptos" w:cs="Aptos"/>
          <w:i w:val="0"/>
          <w:iCs w:val="0"/>
          <w:noProof w:val="0"/>
          <w:sz w:val="24"/>
          <w:szCs w:val="24"/>
          <w:lang w:val="en-US"/>
        </w:rPr>
        <w:t xml:space="preserve">to </w:t>
      </w:r>
      <w:r w:rsidRPr="16FE6EF4" w:rsidR="51953CAD">
        <w:rPr>
          <w:rFonts w:ascii="Aptos" w:hAnsi="Aptos" w:eastAsia="Aptos" w:cs="Aptos"/>
          <w:i w:val="0"/>
          <w:iCs w:val="0"/>
          <w:noProof w:val="0"/>
          <w:sz w:val="24"/>
          <w:szCs w:val="24"/>
          <w:lang w:val="en-US"/>
        </w:rPr>
        <w:t>protect</w:t>
      </w:r>
      <w:r w:rsidRPr="16FE6EF4" w:rsidR="2B41A455">
        <w:rPr>
          <w:rFonts w:ascii="Aptos" w:hAnsi="Aptos" w:eastAsia="Aptos" w:cs="Aptos"/>
          <w:i w:val="0"/>
          <w:iCs w:val="0"/>
          <w:noProof w:val="0"/>
          <w:sz w:val="24"/>
          <w:szCs w:val="24"/>
          <w:lang w:val="en-US"/>
        </w:rPr>
        <w:t xml:space="preserve"> and secure</w:t>
      </w:r>
      <w:r w:rsidRPr="16FE6EF4" w:rsidR="51953CAD">
        <w:rPr>
          <w:rFonts w:ascii="Aptos" w:hAnsi="Aptos" w:eastAsia="Aptos" w:cs="Aptos"/>
          <w:i w:val="0"/>
          <w:iCs w:val="0"/>
          <w:noProof w:val="0"/>
          <w:sz w:val="24"/>
          <w:szCs w:val="24"/>
          <w:lang w:val="en-US"/>
        </w:rPr>
        <w:t xml:space="preserve"> the civil rights of people with </w:t>
      </w:r>
      <w:r w:rsidRPr="16FE6EF4" w:rsidR="5A0A9F82">
        <w:rPr>
          <w:rFonts w:ascii="Aptos" w:hAnsi="Aptos" w:eastAsia="Aptos" w:cs="Aptos"/>
          <w:i w:val="0"/>
          <w:iCs w:val="0"/>
          <w:noProof w:val="0"/>
          <w:sz w:val="24"/>
          <w:szCs w:val="24"/>
          <w:lang w:val="en-US"/>
        </w:rPr>
        <w:t>d</w:t>
      </w:r>
      <w:r w:rsidRPr="16FE6EF4" w:rsidR="51953CAD">
        <w:rPr>
          <w:rFonts w:ascii="Aptos" w:hAnsi="Aptos" w:eastAsia="Aptos" w:cs="Aptos"/>
          <w:i w:val="0"/>
          <w:iCs w:val="0"/>
          <w:noProof w:val="0"/>
          <w:sz w:val="24"/>
          <w:szCs w:val="24"/>
          <w:lang w:val="en-US"/>
        </w:rPr>
        <w:t>isabilities</w:t>
      </w:r>
      <w:r w:rsidRPr="16FE6EF4" w:rsidR="4E254035">
        <w:rPr>
          <w:rFonts w:ascii="Aptos" w:hAnsi="Aptos" w:eastAsia="Aptos" w:cs="Aptos"/>
          <w:i w:val="0"/>
          <w:iCs w:val="0"/>
          <w:noProof w:val="0"/>
          <w:sz w:val="24"/>
          <w:szCs w:val="24"/>
          <w:lang w:val="en-US"/>
        </w:rPr>
        <w:t xml:space="preserve"> to </w:t>
      </w:r>
      <w:r w:rsidRPr="16FE6EF4" w:rsidR="5B7B92BA">
        <w:rPr>
          <w:rFonts w:ascii="Aptos" w:hAnsi="Aptos" w:eastAsia="Aptos" w:cs="Aptos"/>
          <w:i w:val="0"/>
          <w:iCs w:val="0"/>
          <w:noProof w:val="0"/>
          <w:sz w:val="24"/>
          <w:szCs w:val="24"/>
          <w:lang w:val="en-US"/>
        </w:rPr>
        <w:t>receive</w:t>
      </w:r>
      <w:r w:rsidRPr="16FE6EF4" w:rsidR="4E254035">
        <w:rPr>
          <w:rFonts w:ascii="Aptos" w:hAnsi="Aptos" w:eastAsia="Aptos" w:cs="Aptos"/>
          <w:i w:val="0"/>
          <w:iCs w:val="0"/>
          <w:noProof w:val="0"/>
          <w:sz w:val="24"/>
          <w:szCs w:val="24"/>
          <w:lang w:val="en-US"/>
        </w:rPr>
        <w:t xml:space="preserve"> services in </w:t>
      </w:r>
      <w:r w:rsidRPr="16FE6EF4" w:rsidR="0A1FCFDC">
        <w:rPr>
          <w:rFonts w:ascii="Aptos" w:hAnsi="Aptos" w:eastAsia="Aptos" w:cs="Aptos"/>
          <w:i w:val="0"/>
          <w:iCs w:val="0"/>
          <w:noProof w:val="0"/>
          <w:sz w:val="24"/>
          <w:szCs w:val="24"/>
          <w:lang w:val="en-US"/>
        </w:rPr>
        <w:t>the “most integrated</w:t>
      </w:r>
      <w:r w:rsidRPr="16FE6EF4" w:rsidR="441664E1">
        <w:rPr>
          <w:rFonts w:ascii="Aptos" w:hAnsi="Aptos" w:eastAsia="Aptos" w:cs="Aptos"/>
          <w:i w:val="0"/>
          <w:iCs w:val="0"/>
          <w:noProof w:val="0"/>
          <w:sz w:val="24"/>
          <w:szCs w:val="24"/>
          <w:lang w:val="en-US"/>
        </w:rPr>
        <w:t xml:space="preserve"> settings.</w:t>
      </w:r>
      <w:r w:rsidRPr="16FE6EF4" w:rsidR="4FA1F966">
        <w:rPr>
          <w:rFonts w:ascii="Aptos" w:hAnsi="Aptos" w:eastAsia="Aptos" w:cs="Aptos"/>
          <w:i w:val="0"/>
          <w:iCs w:val="0"/>
          <w:noProof w:val="0"/>
          <w:sz w:val="24"/>
          <w:szCs w:val="24"/>
          <w:lang w:val="en-US"/>
        </w:rPr>
        <w:t xml:space="preserve">” </w:t>
      </w:r>
      <w:r w:rsidRPr="16FE6EF4" w:rsidR="650C4832">
        <w:rPr>
          <w:rFonts w:ascii="Aptos" w:hAnsi="Aptos" w:eastAsia="Aptos" w:cs="Aptos"/>
          <w:i w:val="0"/>
          <w:iCs w:val="0"/>
          <w:noProof w:val="0"/>
          <w:sz w:val="24"/>
          <w:szCs w:val="24"/>
          <w:lang w:val="en-US"/>
        </w:rPr>
        <w:t xml:space="preserve">One story, out of </w:t>
      </w:r>
      <w:hyperlink r:id="Rd63bf77244084766">
        <w:r w:rsidRPr="16FE6EF4" w:rsidR="650C4832">
          <w:rPr>
            <w:rStyle w:val="Hyperlink"/>
            <w:rFonts w:ascii="Aptos" w:hAnsi="Aptos" w:eastAsia="Aptos" w:cs="Aptos"/>
            <w:i w:val="0"/>
            <w:iCs w:val="0"/>
            <w:noProof w:val="0"/>
            <w:sz w:val="24"/>
            <w:szCs w:val="24"/>
            <w:lang w:val="en-US"/>
          </w:rPr>
          <w:t xml:space="preserve">Sheboygan County, </w:t>
        </w:r>
        <w:r w:rsidRPr="16FE6EF4" w:rsidR="4FA1F966">
          <w:rPr>
            <w:rStyle w:val="Hyperlink"/>
            <w:rFonts w:ascii="Aptos" w:hAnsi="Aptos" w:eastAsia="Aptos" w:cs="Aptos"/>
            <w:i w:val="0"/>
            <w:iCs w:val="0"/>
            <w:noProof w:val="0"/>
            <w:sz w:val="24"/>
            <w:szCs w:val="24"/>
            <w:lang w:val="en-US"/>
          </w:rPr>
          <w:t>Wiscons</w:t>
        </w:r>
        <w:r w:rsidRPr="16FE6EF4" w:rsidR="42FEA09E">
          <w:rPr>
            <w:rStyle w:val="Hyperlink"/>
            <w:rFonts w:ascii="Aptos" w:hAnsi="Aptos" w:eastAsia="Aptos" w:cs="Aptos"/>
            <w:i w:val="0"/>
            <w:iCs w:val="0"/>
            <w:noProof w:val="0"/>
            <w:sz w:val="24"/>
            <w:szCs w:val="24"/>
            <w:lang w:val="en-US"/>
          </w:rPr>
          <w:t>i</w:t>
        </w:r>
        <w:r w:rsidRPr="16FE6EF4" w:rsidR="4FA1F966">
          <w:rPr>
            <w:rStyle w:val="Hyperlink"/>
            <w:rFonts w:ascii="Aptos" w:hAnsi="Aptos" w:eastAsia="Aptos" w:cs="Aptos"/>
            <w:i w:val="0"/>
            <w:iCs w:val="0"/>
            <w:noProof w:val="0"/>
            <w:sz w:val="24"/>
            <w:szCs w:val="24"/>
            <w:lang w:val="en-US"/>
          </w:rPr>
          <w:t>n</w:t>
        </w:r>
      </w:hyperlink>
      <w:r w:rsidRPr="16FE6EF4" w:rsidR="4FA1F966">
        <w:rPr>
          <w:rFonts w:ascii="Aptos" w:hAnsi="Aptos" w:eastAsia="Aptos" w:cs="Aptos"/>
          <w:i w:val="0"/>
          <w:iCs w:val="0"/>
          <w:noProof w:val="0"/>
          <w:sz w:val="24"/>
          <w:szCs w:val="24"/>
          <w:lang w:val="en-US"/>
        </w:rPr>
        <w:t xml:space="preserve"> </w:t>
      </w:r>
      <w:r w:rsidRPr="16FE6EF4" w:rsidR="0B7C9637">
        <w:rPr>
          <w:rFonts w:ascii="Aptos" w:hAnsi="Aptos" w:eastAsia="Aptos" w:cs="Aptos"/>
          <w:i w:val="0"/>
          <w:iCs w:val="0"/>
          <w:noProof w:val="0"/>
          <w:sz w:val="24"/>
          <w:szCs w:val="24"/>
          <w:lang w:val="en-US"/>
        </w:rPr>
        <w:t>noted success</w:t>
      </w:r>
      <w:r w:rsidRPr="16FE6EF4" w:rsidR="271EFF43">
        <w:rPr>
          <w:rFonts w:ascii="Aptos" w:hAnsi="Aptos" w:eastAsia="Aptos" w:cs="Aptos"/>
          <w:i w:val="0"/>
          <w:iCs w:val="0"/>
          <w:noProof w:val="0"/>
          <w:sz w:val="24"/>
          <w:szCs w:val="24"/>
          <w:lang w:val="en-US"/>
        </w:rPr>
        <w:t xml:space="preserve"> for a </w:t>
      </w:r>
      <w:r w:rsidRPr="16FE6EF4" w:rsidR="4FA1F966">
        <w:rPr>
          <w:rFonts w:ascii="Aptos" w:hAnsi="Aptos" w:eastAsia="Aptos" w:cs="Aptos"/>
          <w:i w:val="0"/>
          <w:iCs w:val="0"/>
          <w:noProof w:val="0"/>
          <w:sz w:val="24"/>
          <w:szCs w:val="24"/>
          <w:lang w:val="en-US"/>
        </w:rPr>
        <w:t xml:space="preserve">person </w:t>
      </w:r>
      <w:r w:rsidRPr="16FE6EF4" w:rsidR="4FA1F966">
        <w:rPr>
          <w:rFonts w:ascii="Aptos" w:hAnsi="Aptos" w:eastAsia="Aptos" w:cs="Aptos"/>
          <w:i w:val="0"/>
          <w:iCs w:val="0"/>
          <w:noProof w:val="0"/>
          <w:sz w:val="24"/>
          <w:szCs w:val="24"/>
          <w:lang w:val="en-US"/>
        </w:rPr>
        <w:t xml:space="preserve">experiencing </w:t>
      </w:r>
      <w:r w:rsidRPr="16FE6EF4" w:rsidR="18FDE578">
        <w:rPr>
          <w:rFonts w:ascii="Aptos" w:hAnsi="Aptos" w:eastAsia="Aptos" w:cs="Aptos"/>
          <w:i w:val="0"/>
          <w:iCs w:val="0"/>
          <w:noProof w:val="0"/>
          <w:sz w:val="24"/>
          <w:szCs w:val="24"/>
          <w:lang w:val="en-US"/>
        </w:rPr>
        <w:t>cognitive and physical disabilities</w:t>
      </w:r>
      <w:r w:rsidRPr="16FE6EF4" w:rsidR="01208534">
        <w:rPr>
          <w:rFonts w:ascii="Aptos" w:hAnsi="Aptos" w:eastAsia="Aptos" w:cs="Aptos"/>
          <w:i w:val="0"/>
          <w:iCs w:val="0"/>
          <w:noProof w:val="0"/>
          <w:sz w:val="24"/>
          <w:szCs w:val="24"/>
          <w:lang w:val="en-US"/>
        </w:rPr>
        <w:t xml:space="preserve"> in </w:t>
      </w:r>
      <w:r w:rsidRPr="16FE6EF4" w:rsidR="18FDE578">
        <w:rPr>
          <w:rFonts w:ascii="Aptos" w:hAnsi="Aptos" w:eastAsia="Aptos" w:cs="Aptos"/>
          <w:i w:val="0"/>
          <w:iCs w:val="0"/>
          <w:noProof w:val="0"/>
          <w:sz w:val="24"/>
          <w:szCs w:val="24"/>
          <w:lang w:val="en-US"/>
        </w:rPr>
        <w:t xml:space="preserve">securing independent living, supported employment, </w:t>
      </w:r>
      <w:r w:rsidRPr="16FE6EF4" w:rsidR="18FDE578">
        <w:rPr>
          <w:rFonts w:ascii="Aptos" w:hAnsi="Aptos" w:eastAsia="Aptos" w:cs="Aptos"/>
          <w:i w:val="0"/>
          <w:iCs w:val="0"/>
          <w:noProof w:val="0"/>
          <w:sz w:val="24"/>
          <w:szCs w:val="24"/>
          <w:lang w:val="en-US"/>
        </w:rPr>
        <w:t>transportation</w:t>
      </w:r>
      <w:r w:rsidRPr="16FE6EF4" w:rsidR="18FDE578">
        <w:rPr>
          <w:rFonts w:ascii="Aptos" w:hAnsi="Aptos" w:eastAsia="Aptos" w:cs="Aptos"/>
          <w:i w:val="0"/>
          <w:iCs w:val="0"/>
          <w:noProof w:val="0"/>
          <w:sz w:val="24"/>
          <w:szCs w:val="24"/>
          <w:lang w:val="en-US"/>
        </w:rPr>
        <w:t xml:space="preserve"> and skill training support</w:t>
      </w:r>
      <w:r w:rsidRPr="16FE6EF4" w:rsidR="49AFD543">
        <w:rPr>
          <w:rFonts w:ascii="Aptos" w:hAnsi="Aptos" w:eastAsia="Aptos" w:cs="Aptos"/>
          <w:i w:val="0"/>
          <w:iCs w:val="0"/>
          <w:noProof w:val="0"/>
          <w:sz w:val="24"/>
          <w:szCs w:val="24"/>
          <w:lang w:val="en-US"/>
        </w:rPr>
        <w:t xml:space="preserve"> to prevent “</w:t>
      </w:r>
      <w:r w:rsidRPr="16FE6EF4" w:rsidR="3EAB4D12">
        <w:rPr>
          <w:rFonts w:ascii="Aptos" w:hAnsi="Aptos" w:eastAsia="Aptos" w:cs="Aptos"/>
          <w:i w:val="0"/>
          <w:iCs w:val="0"/>
          <w:noProof w:val="0"/>
          <w:sz w:val="24"/>
          <w:szCs w:val="24"/>
          <w:lang w:val="en-US"/>
        </w:rPr>
        <w:t>unnecessary</w:t>
      </w:r>
      <w:r w:rsidRPr="16FE6EF4" w:rsidR="49AFD543">
        <w:rPr>
          <w:rFonts w:ascii="Aptos" w:hAnsi="Aptos" w:eastAsia="Aptos" w:cs="Aptos"/>
          <w:i w:val="0"/>
          <w:iCs w:val="0"/>
          <w:noProof w:val="0"/>
          <w:sz w:val="24"/>
          <w:szCs w:val="24"/>
          <w:lang w:val="en-US"/>
        </w:rPr>
        <w:t xml:space="preserve"> institutionalization.”</w:t>
      </w:r>
      <w:r w:rsidRPr="16FE6EF4" w:rsidR="18FDE578">
        <w:rPr>
          <w:rFonts w:ascii="Aptos" w:hAnsi="Aptos" w:eastAsia="Aptos" w:cs="Aptos"/>
          <w:i w:val="0"/>
          <w:iCs w:val="0"/>
          <w:noProof w:val="0"/>
          <w:sz w:val="24"/>
          <w:szCs w:val="24"/>
          <w:lang w:val="en-US"/>
        </w:rPr>
        <w:t xml:space="preserve"> </w:t>
      </w:r>
    </w:p>
    <w:p w:rsidR="1CF862B9" w:rsidP="16FE6EF4" w:rsidRDefault="1CF862B9" w14:paraId="5958A119" w14:textId="6CB24FEA">
      <w:pPr>
        <w:pStyle w:val="Normal"/>
        <w:spacing w:before="0" w:beforeAutospacing="off" w:after="160" w:afterAutospacing="off" w:line="279" w:lineRule="auto"/>
        <w:ind w:left="0" w:right="0"/>
        <w:jc w:val="left"/>
        <w:rPr>
          <w:i w:val="0"/>
          <w:iCs w:val="0"/>
        </w:rPr>
      </w:pPr>
      <w:r w:rsidRPr="16FE6EF4" w:rsidR="1CF862B9">
        <w:rPr>
          <w:rFonts w:ascii="Aptos" w:hAnsi="Aptos" w:eastAsia="Aptos" w:cs="Aptos"/>
          <w:i w:val="0"/>
          <w:iCs w:val="0"/>
          <w:noProof w:val="0"/>
          <w:sz w:val="24"/>
          <w:szCs w:val="24"/>
          <w:lang w:val="en-US"/>
        </w:rPr>
        <w:t>Informed choice, individual control, respect, self-determination and</w:t>
      </w:r>
      <w:r w:rsidRPr="16FE6EF4" w:rsidR="5DFFB964">
        <w:rPr>
          <w:rFonts w:ascii="Aptos" w:hAnsi="Aptos" w:eastAsia="Aptos" w:cs="Aptos"/>
          <w:i w:val="0"/>
          <w:iCs w:val="0"/>
          <w:noProof w:val="0"/>
          <w:sz w:val="24"/>
          <w:szCs w:val="24"/>
          <w:lang w:val="en-US"/>
        </w:rPr>
        <w:t>, yes,</w:t>
      </w:r>
      <w:r w:rsidRPr="16FE6EF4" w:rsidR="1CF862B9">
        <w:rPr>
          <w:rFonts w:ascii="Aptos" w:hAnsi="Aptos" w:eastAsia="Aptos" w:cs="Aptos"/>
          <w:i w:val="0"/>
          <w:iCs w:val="0"/>
          <w:noProof w:val="0"/>
          <w:sz w:val="24"/>
          <w:szCs w:val="24"/>
          <w:lang w:val="en-US"/>
        </w:rPr>
        <w:t xml:space="preserve"> </w:t>
      </w:r>
      <w:r w:rsidRPr="16FE6EF4" w:rsidR="5E79AF18">
        <w:rPr>
          <w:rFonts w:ascii="Aptos" w:hAnsi="Aptos" w:eastAsia="Aptos" w:cs="Aptos"/>
          <w:i w:val="0"/>
          <w:iCs w:val="0"/>
          <w:noProof w:val="0"/>
          <w:sz w:val="24"/>
          <w:szCs w:val="24"/>
          <w:lang w:val="en-US"/>
        </w:rPr>
        <w:t>the</w:t>
      </w:r>
      <w:r w:rsidRPr="16FE6EF4" w:rsidR="1CF862B9">
        <w:rPr>
          <w:rFonts w:ascii="Aptos" w:hAnsi="Aptos" w:eastAsia="Aptos" w:cs="Aptos"/>
          <w:i w:val="0"/>
          <w:iCs w:val="0"/>
          <w:noProof w:val="0"/>
          <w:sz w:val="24"/>
          <w:szCs w:val="24"/>
          <w:lang w:val="en-US"/>
        </w:rPr>
        <w:t xml:space="preserve"> </w:t>
      </w:r>
      <w:r w:rsidRPr="16FE6EF4" w:rsidR="1CF862B9">
        <w:rPr>
          <w:rFonts w:ascii="Aptos" w:hAnsi="Aptos" w:eastAsia="Aptos" w:cs="Aptos"/>
          <w:i w:val="0"/>
          <w:iCs w:val="0"/>
          <w:noProof w:val="0"/>
          <w:sz w:val="24"/>
          <w:szCs w:val="24"/>
          <w:lang w:val="en-US"/>
        </w:rPr>
        <w:t>option</w:t>
      </w:r>
      <w:r w:rsidRPr="16FE6EF4" w:rsidR="1CF862B9">
        <w:rPr>
          <w:rFonts w:ascii="Aptos" w:hAnsi="Aptos" w:eastAsia="Aptos" w:cs="Aptos"/>
          <w:i w:val="0"/>
          <w:iCs w:val="0"/>
          <w:noProof w:val="0"/>
          <w:sz w:val="24"/>
          <w:szCs w:val="24"/>
          <w:lang w:val="en-US"/>
        </w:rPr>
        <w:t xml:space="preserve"> for a self-directed </w:t>
      </w:r>
      <w:r w:rsidRPr="16FE6EF4" w:rsidR="76DD7E25">
        <w:rPr>
          <w:rFonts w:ascii="Aptos" w:hAnsi="Aptos" w:eastAsia="Aptos" w:cs="Aptos"/>
          <w:i w:val="0"/>
          <w:iCs w:val="0"/>
          <w:noProof w:val="0"/>
          <w:sz w:val="24"/>
          <w:szCs w:val="24"/>
          <w:lang w:val="en-US"/>
        </w:rPr>
        <w:t>service model</w:t>
      </w:r>
      <w:r w:rsidRPr="16FE6EF4" w:rsidR="3982511B">
        <w:rPr>
          <w:rFonts w:ascii="Aptos" w:hAnsi="Aptos" w:eastAsia="Aptos" w:cs="Aptos"/>
          <w:i w:val="0"/>
          <w:iCs w:val="0"/>
          <w:noProof w:val="0"/>
          <w:sz w:val="24"/>
          <w:szCs w:val="24"/>
          <w:lang w:val="en-US"/>
        </w:rPr>
        <w:t>,</w:t>
      </w:r>
      <w:r w:rsidRPr="16FE6EF4" w:rsidR="76DD7E25">
        <w:rPr>
          <w:rFonts w:ascii="Aptos" w:hAnsi="Aptos" w:eastAsia="Aptos" w:cs="Aptos"/>
          <w:i w:val="0"/>
          <w:iCs w:val="0"/>
          <w:noProof w:val="0"/>
          <w:sz w:val="24"/>
          <w:szCs w:val="24"/>
          <w:lang w:val="en-US"/>
        </w:rPr>
        <w:t xml:space="preserve"> are foundations to ensure equa</w:t>
      </w:r>
      <w:r w:rsidRPr="16FE6EF4" w:rsidR="6E3EF847">
        <w:rPr>
          <w:rFonts w:ascii="Aptos" w:hAnsi="Aptos" w:eastAsia="Aptos" w:cs="Aptos"/>
          <w:i w:val="0"/>
          <w:iCs w:val="0"/>
          <w:noProof w:val="0"/>
          <w:sz w:val="24"/>
          <w:szCs w:val="24"/>
          <w:lang w:val="en-US"/>
        </w:rPr>
        <w:t>lity and full access to work, community, and a full life.</w:t>
      </w:r>
      <w:r w:rsidRPr="16FE6EF4" w:rsidR="2D284F23">
        <w:rPr>
          <w:rFonts w:ascii="Aptos" w:hAnsi="Aptos" w:eastAsia="Aptos" w:cs="Aptos"/>
          <w:i w:val="0"/>
          <w:iCs w:val="0"/>
          <w:noProof w:val="0"/>
          <w:sz w:val="24"/>
          <w:szCs w:val="24"/>
          <w:lang w:val="en-US"/>
        </w:rPr>
        <w:t xml:space="preserve"> </w:t>
      </w:r>
      <w:r w:rsidRPr="16FE6EF4" w:rsidR="35F6ABF7">
        <w:rPr>
          <w:i w:val="0"/>
          <w:iCs w:val="0"/>
        </w:rPr>
        <w:t xml:space="preserve">Self-Directed Services present </w:t>
      </w:r>
      <w:r w:rsidRPr="16FE6EF4" w:rsidR="7112146E">
        <w:rPr>
          <w:i w:val="0"/>
          <w:iCs w:val="0"/>
        </w:rPr>
        <w:t>an</w:t>
      </w:r>
      <w:r w:rsidRPr="16FE6EF4" w:rsidR="074296D7">
        <w:rPr>
          <w:i w:val="0"/>
          <w:iCs w:val="0"/>
        </w:rPr>
        <w:t xml:space="preserve"> alternative</w:t>
      </w:r>
      <w:r w:rsidRPr="16FE6EF4" w:rsidR="7112146E">
        <w:rPr>
          <w:i w:val="0"/>
          <w:iCs w:val="0"/>
        </w:rPr>
        <w:t xml:space="preserve"> </w:t>
      </w:r>
      <w:r w:rsidRPr="16FE6EF4" w:rsidR="4DFD2821">
        <w:rPr>
          <w:i w:val="0"/>
          <w:iCs w:val="0"/>
        </w:rPr>
        <w:t xml:space="preserve">to reach </w:t>
      </w:r>
      <w:r w:rsidRPr="16FE6EF4" w:rsidR="35F6ABF7">
        <w:rPr>
          <w:i w:val="0"/>
          <w:iCs w:val="0"/>
        </w:rPr>
        <w:t>competitive</w:t>
      </w:r>
      <w:r w:rsidRPr="16FE6EF4" w:rsidR="60CD6757">
        <w:rPr>
          <w:i w:val="0"/>
          <w:iCs w:val="0"/>
        </w:rPr>
        <w:t xml:space="preserve"> and integrated</w:t>
      </w:r>
      <w:r w:rsidRPr="16FE6EF4" w:rsidR="35F6ABF7">
        <w:rPr>
          <w:i w:val="0"/>
          <w:iCs w:val="0"/>
        </w:rPr>
        <w:t xml:space="preserve"> employment</w:t>
      </w:r>
      <w:r w:rsidRPr="16FE6EF4" w:rsidR="45703AE6">
        <w:rPr>
          <w:i w:val="0"/>
          <w:iCs w:val="0"/>
        </w:rPr>
        <w:t xml:space="preserve"> outcomes</w:t>
      </w:r>
      <w:r w:rsidRPr="16FE6EF4" w:rsidR="35F6ABF7">
        <w:rPr>
          <w:i w:val="0"/>
          <w:iCs w:val="0"/>
        </w:rPr>
        <w:t>.</w:t>
      </w:r>
      <w:r w:rsidRPr="16FE6EF4" w:rsidR="310936A0">
        <w:rPr>
          <w:i w:val="0"/>
          <w:iCs w:val="0"/>
        </w:rPr>
        <w:t xml:space="preserve"> </w:t>
      </w:r>
      <w:r w:rsidRPr="16FE6EF4" w:rsidR="487F384C">
        <w:rPr>
          <w:i w:val="0"/>
          <w:iCs w:val="0"/>
        </w:rPr>
        <w:t xml:space="preserve">The next step for self-directed employment services is to move from promising </w:t>
      </w:r>
      <w:r w:rsidRPr="16FE6EF4" w:rsidR="57E93342">
        <w:rPr>
          <w:i w:val="0"/>
          <w:iCs w:val="0"/>
        </w:rPr>
        <w:t xml:space="preserve">practice to </w:t>
      </w:r>
      <w:r w:rsidRPr="16FE6EF4" w:rsidR="487F384C">
        <w:rPr>
          <w:i w:val="0"/>
          <w:iCs w:val="0"/>
        </w:rPr>
        <w:t>e</w:t>
      </w:r>
      <w:r w:rsidRPr="16FE6EF4" w:rsidR="310936A0">
        <w:rPr>
          <w:i w:val="0"/>
          <w:iCs w:val="0"/>
        </w:rPr>
        <w:t>vidence</w:t>
      </w:r>
      <w:r w:rsidRPr="16FE6EF4" w:rsidR="15D34CCA">
        <w:rPr>
          <w:i w:val="0"/>
          <w:iCs w:val="0"/>
        </w:rPr>
        <w:t>-</w:t>
      </w:r>
      <w:r w:rsidRPr="16FE6EF4" w:rsidR="310936A0">
        <w:rPr>
          <w:i w:val="0"/>
          <w:iCs w:val="0"/>
        </w:rPr>
        <w:t>based practice</w:t>
      </w:r>
      <w:r w:rsidRPr="16FE6EF4" w:rsidR="2EAF26EC">
        <w:rPr>
          <w:i w:val="0"/>
          <w:iCs w:val="0"/>
        </w:rPr>
        <w:t xml:space="preserve"> through data, </w:t>
      </w:r>
      <w:r w:rsidRPr="16FE6EF4" w:rsidR="2EAF26EC">
        <w:rPr>
          <w:i w:val="0"/>
          <w:iCs w:val="0"/>
        </w:rPr>
        <w:t>observation</w:t>
      </w:r>
      <w:r w:rsidRPr="16FE6EF4" w:rsidR="2EAF26EC">
        <w:rPr>
          <w:i w:val="0"/>
          <w:iCs w:val="0"/>
        </w:rPr>
        <w:t xml:space="preserve"> and analysis. </w:t>
      </w:r>
    </w:p>
    <w:p w:rsidR="524B1BE8" w:rsidP="16FE6EF4" w:rsidRDefault="524B1BE8" w14:paraId="4C207A56" w14:textId="17006C0E">
      <w:pPr>
        <w:pStyle w:val="Normal"/>
        <w:spacing w:before="0" w:beforeAutospacing="off" w:after="160" w:afterAutospacing="off" w:line="279" w:lineRule="auto"/>
        <w:ind w:left="0" w:right="0"/>
        <w:jc w:val="left"/>
      </w:pPr>
      <w:r w:rsidR="524B1BE8">
        <w:rPr/>
        <w:t>Here is what we know</w:t>
      </w:r>
      <w:r w:rsidR="0DECBBE8">
        <w:rPr/>
        <w:t>.</w:t>
      </w:r>
      <w:r w:rsidR="524B1BE8">
        <w:rPr/>
        <w:t xml:space="preserve"> </w:t>
      </w:r>
      <w:r w:rsidR="00C75A09">
        <w:rPr/>
        <w:t>There exist</w:t>
      </w:r>
      <w:r w:rsidR="00C75A09">
        <w:rPr/>
        <w:t xml:space="preserve"> challenges to people using Self Directed Services</w:t>
      </w:r>
      <w:r w:rsidR="6441A56C">
        <w:rPr/>
        <w:t xml:space="preserve"> that </w:t>
      </w:r>
      <w:r w:rsidR="6441A56C">
        <w:rPr/>
        <w:t>impact</w:t>
      </w:r>
      <w:r w:rsidR="6441A56C">
        <w:rPr/>
        <w:t xml:space="preserve"> a person’s employment outcomes</w:t>
      </w:r>
      <w:r w:rsidR="00C75A09">
        <w:rPr/>
        <w:t xml:space="preserve">. </w:t>
      </w:r>
    </w:p>
    <w:p w:rsidR="68CFACFA" w:rsidP="16FE6EF4" w:rsidRDefault="68CFACFA" w14:paraId="06455BDD" w14:textId="2F92BC29">
      <w:pPr>
        <w:pStyle w:val="ListParagraph"/>
        <w:numPr>
          <w:ilvl w:val="0"/>
          <w:numId w:val="8"/>
        </w:numPr>
        <w:rPr/>
      </w:pPr>
      <w:r w:rsidR="68CFACFA">
        <w:rPr/>
        <w:t xml:space="preserve">Hiring </w:t>
      </w:r>
      <w:r w:rsidR="6EF1C839">
        <w:rPr/>
        <w:t xml:space="preserve">employees can take </w:t>
      </w:r>
      <w:r w:rsidR="6EF1C839">
        <w:rPr/>
        <w:t>time</w:t>
      </w:r>
      <w:r w:rsidR="138566F6">
        <w:rPr/>
        <w:t xml:space="preserve"> and </w:t>
      </w:r>
      <w:r w:rsidR="138566F6">
        <w:rPr/>
        <w:t>there</w:t>
      </w:r>
      <w:r w:rsidR="138566F6">
        <w:rPr/>
        <w:t xml:space="preserve"> may be gaps in employees</w:t>
      </w:r>
      <w:r w:rsidR="6EF1C839">
        <w:rPr/>
        <w:t xml:space="preserve">. Employees </w:t>
      </w:r>
      <w:r w:rsidR="1B451D8B">
        <w:rPr/>
        <w:t xml:space="preserve">may be more </w:t>
      </w:r>
      <w:r w:rsidR="6EF1C839">
        <w:rPr/>
        <w:t>readily a</w:t>
      </w:r>
      <w:r w:rsidR="6EF1C839">
        <w:rPr/>
        <w:t xml:space="preserve">vailable </w:t>
      </w:r>
      <w:r w:rsidR="4BD9D901">
        <w:rPr/>
        <w:t>from providers.</w:t>
      </w:r>
      <w:r w:rsidR="6EF1C839">
        <w:rPr/>
        <w:t xml:space="preserve"> </w:t>
      </w:r>
      <w:r w:rsidR="6EF1C839">
        <w:rPr/>
        <w:t xml:space="preserve">Using a provider vendor while seeking </w:t>
      </w:r>
      <w:r w:rsidR="4AFB25BB">
        <w:rPr/>
        <w:t>ideal employment staff</w:t>
      </w:r>
      <w:r w:rsidR="6EF1C839">
        <w:rPr/>
        <w:t xml:space="preserve"> match</w:t>
      </w:r>
      <w:r w:rsidR="17C88089">
        <w:rPr/>
        <w:t xml:space="preserve">es are </w:t>
      </w:r>
      <w:r w:rsidR="6EF1C839">
        <w:rPr/>
        <w:t>a solution</w:t>
      </w:r>
      <w:r w:rsidR="6EF1C839">
        <w:rPr/>
        <w:t>.</w:t>
      </w:r>
    </w:p>
    <w:p w:rsidR="69DAFBB9" w:rsidP="16FE6EF4" w:rsidRDefault="69DAFBB9" w14:paraId="1F37B623" w14:textId="5E1D9F7C">
      <w:pPr>
        <w:pStyle w:val="ListParagraph"/>
        <w:numPr>
          <w:ilvl w:val="0"/>
          <w:numId w:val="8"/>
        </w:numPr>
        <w:rPr>
          <w:i w:val="0"/>
          <w:iCs w:val="0"/>
        </w:rPr>
      </w:pPr>
      <w:r w:rsidR="69DAFBB9">
        <w:rPr/>
        <w:t>P</w:t>
      </w:r>
      <w:r w:rsidR="4EA8B6E7">
        <w:rPr/>
        <w:t xml:space="preserve">eople have autonomy over hiring their employees. </w:t>
      </w:r>
      <w:r w:rsidR="419CB844">
        <w:rPr/>
        <w:t xml:space="preserve">Employees who </w:t>
      </w:r>
      <w:r w:rsidR="69DAFBB9">
        <w:rPr/>
        <w:t xml:space="preserve">are </w:t>
      </w:r>
      <w:r w:rsidR="7A7E2923">
        <w:rPr/>
        <w:t>f</w:t>
      </w:r>
      <w:r w:rsidR="69DAFBB9">
        <w:rPr/>
        <w:t>amiliar to them</w:t>
      </w:r>
      <w:r w:rsidR="63B3614B">
        <w:rPr/>
        <w:t xml:space="preserve">, </w:t>
      </w:r>
      <w:r w:rsidR="69DAFBB9">
        <w:rPr/>
        <w:t xml:space="preserve">may not be aware of or trained </w:t>
      </w:r>
      <w:r w:rsidR="59387C11">
        <w:rPr/>
        <w:t>in</w:t>
      </w:r>
      <w:r w:rsidR="69DAFBB9">
        <w:rPr/>
        <w:t xml:space="preserve"> Labor Law (wage and hour, etc.), </w:t>
      </w:r>
      <w:r w:rsidR="595479BF">
        <w:rPr/>
        <w:t>h</w:t>
      </w:r>
      <w:r w:rsidR="69DAFBB9">
        <w:rPr/>
        <w:t xml:space="preserve">ow to </w:t>
      </w:r>
      <w:r w:rsidR="0260CED2">
        <w:rPr/>
        <w:t>develop a job</w:t>
      </w:r>
      <w:r w:rsidR="69DAFBB9">
        <w:rPr/>
        <w:t xml:space="preserve">, accommodations on the job, etc. </w:t>
      </w:r>
      <w:r w:rsidRPr="16FE6EF4" w:rsidR="7A22373C">
        <w:rPr>
          <w:i w:val="0"/>
          <w:iCs w:val="0"/>
        </w:rPr>
        <w:t xml:space="preserve">Close relationships with family and friends at home, in the community, and on-the job could also create misunderstandings for a business and the new hire in meeting expectations, accommodations and other areas. All people hired by the person, including friends and family, shall </w:t>
      </w:r>
      <w:r w:rsidRPr="16FE6EF4" w:rsidR="61F8B320">
        <w:rPr>
          <w:i w:val="0"/>
          <w:iCs w:val="0"/>
        </w:rPr>
        <w:t xml:space="preserve">have the </w:t>
      </w:r>
      <w:r w:rsidRPr="16FE6EF4" w:rsidR="7A22373C">
        <w:rPr>
          <w:i w:val="0"/>
          <w:iCs w:val="0"/>
        </w:rPr>
        <w:t xml:space="preserve">same access to </w:t>
      </w:r>
      <w:r w:rsidRPr="16FE6EF4" w:rsidR="02FC1305">
        <w:rPr>
          <w:i w:val="0"/>
          <w:iCs w:val="0"/>
        </w:rPr>
        <w:t>training and resources</w:t>
      </w:r>
      <w:r w:rsidRPr="16FE6EF4" w:rsidR="709C82BE">
        <w:rPr>
          <w:i w:val="0"/>
          <w:iCs w:val="0"/>
        </w:rPr>
        <w:t xml:space="preserve"> </w:t>
      </w:r>
      <w:r w:rsidRPr="16FE6EF4" w:rsidR="7A22373C">
        <w:rPr>
          <w:i w:val="0"/>
          <w:iCs w:val="0"/>
        </w:rPr>
        <w:t>to</w:t>
      </w:r>
      <w:r w:rsidRPr="16FE6EF4" w:rsidR="7A22373C">
        <w:rPr>
          <w:i w:val="0"/>
          <w:iCs w:val="0"/>
        </w:rPr>
        <w:t xml:space="preserve"> support a person’s employment outcomes.</w:t>
      </w:r>
    </w:p>
    <w:p w:rsidR="256FD9CA" w:rsidP="16FE6EF4" w:rsidRDefault="256FD9CA" w14:paraId="691156EC" w14:textId="1A4F7409">
      <w:pPr>
        <w:pStyle w:val="ListParagraph"/>
        <w:numPr>
          <w:ilvl w:val="0"/>
          <w:numId w:val="8"/>
        </w:numPr>
        <w:rPr/>
      </w:pPr>
      <w:r w:rsidR="256FD9CA">
        <w:rPr/>
        <w:t>J</w:t>
      </w:r>
      <w:r w:rsidR="1FF73EBA">
        <w:rPr/>
        <w:t xml:space="preserve">ob development </w:t>
      </w:r>
      <w:r w:rsidR="71AB6F96">
        <w:rPr/>
        <w:t>may</w:t>
      </w:r>
      <w:r w:rsidR="1FF73EBA">
        <w:rPr/>
        <w:t xml:space="preserve"> only </w:t>
      </w:r>
      <w:r w:rsidR="4EB976CD">
        <w:rPr/>
        <w:t xml:space="preserve">be </w:t>
      </w:r>
      <w:r w:rsidR="1FF73EBA">
        <w:rPr/>
        <w:t>a</w:t>
      </w:r>
      <w:r w:rsidR="12C15B98">
        <w:rPr/>
        <w:t xml:space="preserve">llowed </w:t>
      </w:r>
      <w:r w:rsidR="1FF73EBA">
        <w:rPr/>
        <w:t xml:space="preserve">through a provider. Allowing independent providers and employees of people to obtain job development training </w:t>
      </w:r>
      <w:r w:rsidR="7746508A">
        <w:rPr/>
        <w:t>opens</w:t>
      </w:r>
      <w:r w:rsidR="1FF73EBA">
        <w:rPr/>
        <w:t xml:space="preserve"> this opportunity for autonomy of that service.</w:t>
      </w:r>
    </w:p>
    <w:p w:rsidR="24F0619C" w:rsidP="16FE6EF4" w:rsidRDefault="24F0619C" w14:paraId="79821F74" w14:textId="4DB2CA0F">
      <w:pPr>
        <w:pStyle w:val="ListParagraph"/>
        <w:numPr>
          <w:ilvl w:val="0"/>
          <w:numId w:val="8"/>
        </w:numPr>
        <w:rPr/>
      </w:pPr>
      <w:r w:rsidR="24F0619C">
        <w:rPr/>
        <w:t>One may not be able to self-direct employment services in some states</w:t>
      </w:r>
      <w:r w:rsidR="2EB4212A">
        <w:rPr/>
        <w:t xml:space="preserve"> OR </w:t>
      </w:r>
      <w:r w:rsidR="169F760F">
        <w:rPr/>
        <w:t xml:space="preserve">they </w:t>
      </w:r>
      <w:r w:rsidR="2EB4212A">
        <w:rPr/>
        <w:t xml:space="preserve">are not afforded in </w:t>
      </w:r>
      <w:r w:rsidR="705673B1">
        <w:rPr/>
        <w:t xml:space="preserve">a </w:t>
      </w:r>
      <w:r w:rsidR="2EB4212A">
        <w:rPr/>
        <w:t xml:space="preserve">budget allocation. States may need technical </w:t>
      </w:r>
      <w:r w:rsidR="2EB4212A">
        <w:rPr/>
        <w:t>assistance</w:t>
      </w:r>
      <w:r w:rsidR="2EB4212A">
        <w:rPr/>
        <w:t xml:space="preserve"> to prioritize this Employment First</w:t>
      </w:r>
      <w:r w:rsidR="0644A789">
        <w:rPr/>
        <w:t xml:space="preserve"> best practice.</w:t>
      </w:r>
    </w:p>
    <w:p w:rsidR="7397D72D" w:rsidP="16FE6EF4" w:rsidRDefault="7397D72D" w14:paraId="737C8FC1" w14:textId="16A0815C">
      <w:pPr>
        <w:pStyle w:val="ListParagraph"/>
        <w:numPr>
          <w:ilvl w:val="0"/>
          <w:numId w:val="8"/>
        </w:numPr>
        <w:rPr/>
      </w:pPr>
      <w:r w:rsidR="7397D72D">
        <w:rPr/>
        <w:t>Living rurally</w:t>
      </w:r>
      <w:r w:rsidR="65024A73">
        <w:rPr/>
        <w:t xml:space="preserve">, </w:t>
      </w:r>
      <w:r w:rsidR="7397D72D">
        <w:rPr/>
        <w:t xml:space="preserve">having fewer people or no one in one’s natural support circle. </w:t>
      </w:r>
      <w:r w:rsidR="2C9D6CE7">
        <w:rPr/>
        <w:t>S</w:t>
      </w:r>
      <w:r w:rsidR="1EE2EF1D">
        <w:rPr/>
        <w:t>elf-direction</w:t>
      </w:r>
      <w:r w:rsidR="7397D72D">
        <w:rPr/>
        <w:t xml:space="preserve"> </w:t>
      </w:r>
      <w:r w:rsidR="2798A74D">
        <w:rPr/>
        <w:t>offers</w:t>
      </w:r>
      <w:r w:rsidR="7397D72D">
        <w:rPr/>
        <w:t xml:space="preserve"> flexibility that </w:t>
      </w:r>
      <w:r w:rsidR="234EE2A4">
        <w:rPr/>
        <w:t>builds</w:t>
      </w:r>
      <w:r w:rsidR="7DBF99CB">
        <w:rPr/>
        <w:t xml:space="preserve"> a support structure, transportation flexibility is a plus, resources are within reach, not only available by accessing them through another person.</w:t>
      </w:r>
    </w:p>
    <w:p w:rsidR="75B321EA" w:rsidP="38508C36" w:rsidRDefault="75B321EA" w14:paraId="090B33C8" w14:textId="2353C998">
      <w:pPr>
        <w:pStyle w:val="Normal"/>
      </w:pPr>
      <w:r w:rsidR="7B97E9A0">
        <w:rPr/>
        <w:t>We also know for</w:t>
      </w:r>
      <w:r w:rsidR="565CE786">
        <w:rPr/>
        <w:t xml:space="preserve"> </w:t>
      </w:r>
      <w:r w:rsidR="565CE786">
        <w:rPr/>
        <w:t>sure</w:t>
      </w:r>
      <w:r w:rsidR="05209A27">
        <w:rPr/>
        <w:t xml:space="preserve">, </w:t>
      </w:r>
      <w:r w:rsidR="565CE786">
        <w:rPr/>
        <w:t>the</w:t>
      </w:r>
      <w:r w:rsidR="75B321EA">
        <w:rPr/>
        <w:t xml:space="preserve"> elements of </w:t>
      </w:r>
      <w:r w:rsidR="7F126D3B">
        <w:rPr/>
        <w:t>Self-Directed</w:t>
      </w:r>
      <w:r w:rsidR="75B321EA">
        <w:rPr/>
        <w:t xml:space="preserve"> Services that support</w:t>
      </w:r>
      <w:r w:rsidR="6F728C40">
        <w:rPr/>
        <w:t xml:space="preserve"> </w:t>
      </w:r>
      <w:r w:rsidR="75B321EA">
        <w:rPr/>
        <w:t xml:space="preserve">Good Employment </w:t>
      </w:r>
      <w:r w:rsidR="273C2957">
        <w:rPr/>
        <w:t xml:space="preserve">Processes and </w:t>
      </w:r>
      <w:r w:rsidR="75B321EA">
        <w:rPr/>
        <w:t>Outcomes</w:t>
      </w:r>
      <w:r w:rsidR="0D705F0E">
        <w:rPr/>
        <w:t>:</w:t>
      </w:r>
    </w:p>
    <w:p w:rsidR="0426D92D" w:rsidP="38508C36" w:rsidRDefault="0426D92D" w14:paraId="70F9DE38" w14:textId="5763AA4D">
      <w:pPr>
        <w:pStyle w:val="ListParagraph"/>
        <w:numPr>
          <w:ilvl w:val="0"/>
          <w:numId w:val="7"/>
        </w:numPr>
        <w:rPr/>
      </w:pPr>
      <w:r w:rsidR="748591E9">
        <w:rPr/>
        <w:t xml:space="preserve">Full Autonomy of the job position. </w:t>
      </w:r>
    </w:p>
    <w:p w:rsidR="0426D92D" w:rsidP="16FE6EF4" w:rsidRDefault="0426D92D" w14:paraId="7825829B" w14:textId="38DB6D51">
      <w:pPr>
        <w:pStyle w:val="ListParagraph"/>
        <w:numPr>
          <w:ilvl w:val="1"/>
          <w:numId w:val="7"/>
        </w:numPr>
        <w:rPr/>
      </w:pPr>
      <w:r w:rsidR="28510446">
        <w:rPr/>
        <w:t xml:space="preserve">The person may have a direct connection to where they want to work and use “word of mouth” method of </w:t>
      </w:r>
      <w:r w:rsidR="28510446">
        <w:rPr/>
        <w:t>attaining</w:t>
      </w:r>
      <w:r w:rsidR="28510446">
        <w:rPr/>
        <w:t xml:space="preserve"> a position. </w:t>
      </w:r>
    </w:p>
    <w:p w:rsidR="0426D92D" w:rsidP="16FE6EF4" w:rsidRDefault="0426D92D" w14:paraId="3A67562C" w14:textId="23E1FE42">
      <w:pPr>
        <w:pStyle w:val="ListParagraph"/>
        <w:numPr>
          <w:ilvl w:val="1"/>
          <w:numId w:val="7"/>
        </w:numPr>
        <w:rPr/>
      </w:pPr>
      <w:r w:rsidR="28510446">
        <w:rPr/>
        <w:t>A</w:t>
      </w:r>
      <w:r w:rsidR="6D79159B">
        <w:rPr/>
        <w:t xml:space="preserve"> provider </w:t>
      </w:r>
      <w:r w:rsidR="748591E9">
        <w:rPr/>
        <w:t xml:space="preserve">does not have authority over the </w:t>
      </w:r>
      <w:r w:rsidR="0EA25715">
        <w:rPr/>
        <w:t xml:space="preserve">job </w:t>
      </w:r>
      <w:r w:rsidR="748591E9">
        <w:rPr/>
        <w:t>(direct connections to the employer, etc.) it affects many things including job retention and attendance.</w:t>
      </w:r>
    </w:p>
    <w:p w:rsidR="0426D92D" w:rsidP="16FE6EF4" w:rsidRDefault="0426D92D" w14:paraId="08D0EA1B" w14:textId="60C6D42B">
      <w:pPr>
        <w:pStyle w:val="ListParagraph"/>
        <w:numPr>
          <w:ilvl w:val="1"/>
          <w:numId w:val="7"/>
        </w:numPr>
        <w:rPr/>
      </w:pPr>
      <w:r w:rsidR="10697F66">
        <w:rPr/>
        <w:t>A</w:t>
      </w:r>
      <w:r w:rsidR="748591E9">
        <w:rPr/>
        <w:t xml:space="preserve"> significant outcome of COVID shutdown was people who use Self Directed Services continuing to work their jobs</w:t>
      </w:r>
      <w:r w:rsidR="6A413C2A">
        <w:rPr/>
        <w:t>; p</w:t>
      </w:r>
      <w:r w:rsidR="748591E9">
        <w:rPr/>
        <w:t xml:space="preserve">eople’s choice to stay working was theirs and theirs alone. </w:t>
      </w:r>
    </w:p>
    <w:p w:rsidR="0426D92D" w:rsidP="38508C36" w:rsidRDefault="0426D92D" w14:paraId="07922C8F" w14:textId="3BE3693C">
      <w:pPr>
        <w:pStyle w:val="ListParagraph"/>
        <w:numPr>
          <w:ilvl w:val="0"/>
          <w:numId w:val="7"/>
        </w:numPr>
        <w:rPr/>
      </w:pPr>
      <w:r w:rsidRPr="16FE6EF4" w:rsidR="748591E9">
        <w:rPr>
          <w:rFonts w:ascii="Aptos" w:hAnsi="Aptos" w:eastAsia="Aptos" w:cs="Aptos"/>
          <w:noProof w:val="0"/>
          <w:lang w:val="en-US"/>
        </w:rPr>
        <w:t>Full autonomy over hiring employment staff</w:t>
      </w:r>
      <w:r w:rsidRPr="16FE6EF4" w:rsidR="4B986213">
        <w:rPr>
          <w:rFonts w:ascii="Aptos" w:hAnsi="Aptos" w:eastAsia="Aptos" w:cs="Aptos"/>
          <w:noProof w:val="0"/>
          <w:lang w:val="en-US"/>
        </w:rPr>
        <w:t>.</w:t>
      </w:r>
    </w:p>
    <w:p w:rsidR="0426D92D" w:rsidP="16FE6EF4" w:rsidRDefault="0426D92D" w14:paraId="293258DD" w14:textId="2CF1D279">
      <w:pPr>
        <w:pStyle w:val="ListParagraph"/>
        <w:numPr>
          <w:ilvl w:val="1"/>
          <w:numId w:val="7"/>
        </w:numPr>
        <w:rPr/>
      </w:pPr>
      <w:r w:rsidR="1836F917">
        <w:rPr/>
        <w:t xml:space="preserve">People hire and train their employees the way they need to and in competency areas that are important. Free market and for fee where one’s self-directed services budget can pay:  </w:t>
      </w:r>
      <w:hyperlink r:id="Rcdb8b49c39094232">
        <w:r w:rsidRPr="16FE6EF4" w:rsidR="1836F917">
          <w:rPr>
            <w:rStyle w:val="Hyperlink"/>
          </w:rPr>
          <w:t>Think Work!</w:t>
        </w:r>
      </w:hyperlink>
      <w:r w:rsidR="1836F917">
        <w:rPr/>
        <w:t xml:space="preserve">, </w:t>
      </w:r>
      <w:hyperlink r:id="R6b23da5df34b462b">
        <w:r w:rsidRPr="16FE6EF4" w:rsidR="1836F917">
          <w:rPr>
            <w:rStyle w:val="Hyperlink"/>
            <w:noProof w:val="0"/>
            <w:lang w:val="en-US"/>
          </w:rPr>
          <w:t>ES-Coach</w:t>
        </w:r>
      </w:hyperlink>
      <w:r w:rsidR="1836F917">
        <w:rPr/>
        <w:t xml:space="preserve"> and </w:t>
      </w:r>
      <w:hyperlink r:id="R0945b31e79074135">
        <w:r w:rsidRPr="16FE6EF4" w:rsidR="1836F917">
          <w:rPr>
            <w:rStyle w:val="Hyperlink"/>
          </w:rPr>
          <w:t>College of Employment Services</w:t>
        </w:r>
      </w:hyperlink>
      <w:r w:rsidR="1836F917">
        <w:rPr/>
        <w:t xml:space="preserve"> </w:t>
      </w:r>
    </w:p>
    <w:p w:rsidR="0426D92D" w:rsidP="16FE6EF4" w:rsidRDefault="0426D92D" w14:paraId="07A39431" w14:textId="236484E4">
      <w:pPr>
        <w:pStyle w:val="ListParagraph"/>
        <w:numPr>
          <w:ilvl w:val="1"/>
          <w:numId w:val="7"/>
        </w:numPr>
        <w:rPr/>
      </w:pPr>
      <w:r w:rsidR="074DF6A5">
        <w:rPr/>
        <w:t>While this article is not specific to employment professionals, it illustrates one of the most foundational pieces of Self-Directed Services</w:t>
      </w:r>
      <w:r w:rsidR="05F3F4B6">
        <w:rPr/>
        <w:t>, t</w:t>
      </w:r>
      <w:r w:rsidR="074DF6A5">
        <w:rPr/>
        <w:t xml:space="preserve">he ability to have “full autonomy over” choosing and hiring one’s own staff. </w:t>
      </w:r>
      <w:hyperlink r:id="Rc50e0d36bfd84924">
        <w:r w:rsidRPr="16FE6EF4" w:rsidR="074DF6A5">
          <w:rPr>
            <w:rStyle w:val="Hyperlink"/>
            <w:rFonts w:ascii="Aptos" w:hAnsi="Aptos" w:eastAsia="Aptos" w:cs="Aptos"/>
            <w:noProof w:val="0"/>
            <w:sz w:val="24"/>
            <w:szCs w:val="24"/>
            <w:lang w:val="en-US"/>
          </w:rPr>
          <w:t>Why having a familial relationship with my caregivers matters to me</w:t>
        </w:r>
      </w:hyperlink>
      <w:r w:rsidRPr="16FE6EF4" w:rsidR="074DF6A5">
        <w:rPr>
          <w:rFonts w:ascii="Aptos" w:hAnsi="Aptos" w:eastAsia="Aptos" w:cs="Aptos"/>
          <w:noProof w:val="0"/>
          <w:sz w:val="24"/>
          <w:szCs w:val="24"/>
          <w:lang w:val="en-US"/>
        </w:rPr>
        <w:t>.</w:t>
      </w:r>
      <w:r w:rsidR="074DF6A5">
        <w:rPr/>
        <w:t xml:space="preserve"> </w:t>
      </w:r>
      <w:r w:rsidR="241E47CD">
        <w:rPr/>
        <w:t xml:space="preserve">People often </w:t>
      </w:r>
      <w:r w:rsidR="31732117">
        <w:rPr/>
        <w:t xml:space="preserve">seek a </w:t>
      </w:r>
      <w:r w:rsidR="241E47CD">
        <w:rPr/>
        <w:t>match in personality, character, and seek specific strengths and experience in their employees.</w:t>
      </w:r>
    </w:p>
    <w:p w:rsidR="0426D92D" w:rsidP="16FE6EF4" w:rsidRDefault="0426D92D" w14:paraId="41811832" w14:textId="1E1BE8C8">
      <w:pPr>
        <w:pStyle w:val="ListParagraph"/>
        <w:numPr>
          <w:ilvl w:val="1"/>
          <w:numId w:val="7"/>
        </w:numPr>
        <w:suppressLineNumbers w:val="0"/>
        <w:bidi w:val="0"/>
        <w:spacing w:before="0" w:beforeAutospacing="off" w:after="160" w:afterAutospacing="off" w:line="279" w:lineRule="auto"/>
        <w:ind w:left="1440" w:right="0" w:hanging="360"/>
        <w:jc w:val="left"/>
        <w:rPr/>
      </w:pPr>
      <w:r w:rsidR="074DF6A5">
        <w:rPr/>
        <w:t>A person’s employment personnel</w:t>
      </w:r>
      <w:r w:rsidR="0CC8285E">
        <w:rPr/>
        <w:t xml:space="preserve"> are apt to </w:t>
      </w:r>
      <w:r w:rsidR="0426D92D">
        <w:rPr/>
        <w:t xml:space="preserve">blend </w:t>
      </w:r>
      <w:r w:rsidR="034946D1">
        <w:rPr/>
        <w:t>into</w:t>
      </w:r>
      <w:r w:rsidR="0426D92D">
        <w:rPr/>
        <w:t xml:space="preserve"> the work envi</w:t>
      </w:r>
      <w:r w:rsidR="0426D92D">
        <w:rPr/>
        <w:t>ronment</w:t>
      </w:r>
      <w:commentRangeStart w:id="1626320380"/>
      <w:commentRangeStart w:id="149936990"/>
      <w:r w:rsidR="0426D92D">
        <w:rPr/>
        <w:t>.</w:t>
      </w:r>
      <w:commentRangeEnd w:id="1626320380"/>
      <w:r>
        <w:rPr>
          <w:rStyle w:val="CommentReference"/>
        </w:rPr>
        <w:commentReference w:id="1626320380"/>
      </w:r>
      <w:commentRangeEnd w:id="149936990"/>
      <w:r>
        <w:rPr>
          <w:rStyle w:val="CommentReference"/>
        </w:rPr>
        <w:commentReference w:id="149936990"/>
      </w:r>
      <w:r w:rsidR="0426D92D">
        <w:rPr/>
        <w:t xml:space="preserve"> As </w:t>
      </w:r>
      <w:r w:rsidR="0426D92D">
        <w:rPr/>
        <w:t xml:space="preserve">employees of the person, they </w:t>
      </w:r>
      <w:r w:rsidR="1CC75B1E">
        <w:rPr/>
        <w:t xml:space="preserve">may </w:t>
      </w:r>
      <w:r w:rsidR="0426D92D">
        <w:rPr/>
        <w:t>not have business cards</w:t>
      </w:r>
      <w:r w:rsidR="36E0C2C4">
        <w:rPr/>
        <w:t xml:space="preserve"> or logo wear</w:t>
      </w:r>
      <w:r w:rsidR="1184F1B8">
        <w:rPr/>
        <w:t xml:space="preserve"> from an agency</w:t>
      </w:r>
      <w:r w:rsidR="0426D92D">
        <w:rPr/>
        <w:t xml:space="preserve">, </w:t>
      </w:r>
      <w:r w:rsidR="670DB3F7">
        <w:rPr/>
        <w:t xml:space="preserve">or </w:t>
      </w:r>
      <w:r w:rsidR="79CE73E3">
        <w:rPr/>
        <w:t>ele</w:t>
      </w:r>
      <w:r w:rsidR="79CE73E3">
        <w:rPr/>
        <w:t>ments s</w:t>
      </w:r>
      <w:r w:rsidR="79CE73E3">
        <w:rPr/>
        <w:t xml:space="preserve">tanding </w:t>
      </w:r>
      <w:r w:rsidR="09118484">
        <w:rPr/>
        <w:t>t</w:t>
      </w:r>
      <w:r w:rsidR="79CE73E3">
        <w:rPr/>
        <w:t>hem out otherwise</w:t>
      </w:r>
      <w:r w:rsidR="1E7732C5">
        <w:rPr/>
        <w:t>.</w:t>
      </w:r>
      <w:r w:rsidR="664C57A3">
        <w:rPr/>
        <w:t xml:space="preserve"> The style of support may be more organic</w:t>
      </w:r>
      <w:r w:rsidR="524F3537">
        <w:rPr/>
        <w:t xml:space="preserve">, </w:t>
      </w:r>
      <w:r w:rsidR="664C57A3">
        <w:rPr/>
        <w:t xml:space="preserve">like a trainer or manager on the job (less hand-over hand and specialized prompting, </w:t>
      </w:r>
      <w:r w:rsidR="664C57A3">
        <w:rPr/>
        <w:t>etc</w:t>
      </w:r>
      <w:r w:rsidR="29D98FBC">
        <w:rPr/>
        <w:t>.</w:t>
      </w:r>
      <w:r w:rsidR="664C57A3">
        <w:rPr/>
        <w:t>).</w:t>
      </w:r>
    </w:p>
    <w:p w:rsidR="3E435F68" w:rsidP="16FE6EF4" w:rsidRDefault="3E435F68" w14:paraId="3A3D5A81" w14:textId="7EE6C9E3">
      <w:pPr>
        <w:pStyle w:val="ListParagraph"/>
        <w:numPr>
          <w:ilvl w:val="0"/>
          <w:numId w:val="7"/>
        </w:numPr>
        <w:rPr>
          <w:rFonts w:ascii="Roboto" w:hAnsi="Roboto" w:eastAsia="Roboto" w:cs="Roboto"/>
          <w:noProof w:val="0"/>
          <w:color w:val="182D4A"/>
          <w:sz w:val="22"/>
          <w:szCs w:val="22"/>
          <w:lang w:val="en-US"/>
        </w:rPr>
      </w:pPr>
      <w:r w:rsidR="43E48FEE">
        <w:rPr/>
        <w:t>Service Resources</w:t>
      </w:r>
    </w:p>
    <w:p w:rsidR="3E435F68" w:rsidP="16FE6EF4" w:rsidRDefault="3E435F68" w14:paraId="3CFAA3B0" w14:textId="456C1ED7">
      <w:pPr>
        <w:pStyle w:val="ListParagraph"/>
        <w:numPr>
          <w:ilvl w:val="1"/>
          <w:numId w:val="7"/>
        </w:numPr>
        <w:rPr/>
      </w:pPr>
      <w:r w:rsidR="4A06C6D9">
        <w:rPr/>
        <w:t>The ability for the person to decide their support structure with or without team help.</w:t>
      </w:r>
      <w:r w:rsidR="4A06C6D9">
        <w:rPr/>
        <w:t xml:space="preserve"> </w:t>
      </w:r>
    </w:p>
    <w:p w:rsidR="3E435F68" w:rsidP="16FE6EF4" w:rsidRDefault="3E435F68" w14:paraId="575F341C" w14:textId="5EEF458E">
      <w:pPr>
        <w:pStyle w:val="ListParagraph"/>
        <w:numPr>
          <w:ilvl w:val="2"/>
          <w:numId w:val="7"/>
        </w:numPr>
        <w:rPr/>
      </w:pPr>
      <w:r w:rsidR="5E6BA170">
        <w:rPr/>
        <w:t>People may use</w:t>
      </w:r>
      <w:r w:rsidR="33A96832">
        <w:rPr/>
        <w:t xml:space="preserve"> the same employee to provide personal support a</w:t>
      </w:r>
      <w:r w:rsidR="6194F8B6">
        <w:rPr/>
        <w:t>nd</w:t>
      </w:r>
      <w:r w:rsidR="33A96832">
        <w:rPr/>
        <w:t xml:space="preserve"> job coaching</w:t>
      </w:r>
    </w:p>
    <w:p w:rsidR="3E435F68" w:rsidP="16FE6EF4" w:rsidRDefault="3E435F68" w14:paraId="5080ABE5" w14:textId="38EF9448">
      <w:pPr>
        <w:pStyle w:val="ListParagraph"/>
        <w:numPr>
          <w:ilvl w:val="2"/>
          <w:numId w:val="7"/>
        </w:numPr>
        <w:rPr/>
      </w:pPr>
      <w:r w:rsidR="4A0FCD18">
        <w:rPr/>
        <w:t xml:space="preserve">In Maryland, </w:t>
      </w:r>
      <w:hyperlink r:id="R4a271eab585743ef">
        <w:r w:rsidRPr="16FE6EF4" w:rsidR="33A96832">
          <w:rPr>
            <w:rStyle w:val="Hyperlink"/>
          </w:rPr>
          <w:t>REM</w:t>
        </w:r>
      </w:hyperlink>
      <w:r w:rsidR="33A96832">
        <w:rPr/>
        <w:t xml:space="preserve"> nursing </w:t>
      </w:r>
      <w:r w:rsidR="5AA6D02B">
        <w:rPr/>
        <w:t>may be utilized</w:t>
      </w:r>
      <w:r w:rsidR="6900D496">
        <w:rPr/>
        <w:t xml:space="preserve"> at</w:t>
      </w:r>
      <w:r w:rsidR="33A96832">
        <w:rPr/>
        <w:t xml:space="preserve"> the same time as Job Coaching Services</w:t>
      </w:r>
      <w:r w:rsidR="51F8B09D">
        <w:rPr/>
        <w:t xml:space="preserve"> allowing someone who has high medical support needs to work.</w:t>
      </w:r>
    </w:p>
    <w:p w:rsidR="3E435F68" w:rsidP="16FE6EF4" w:rsidRDefault="3E435F68" w14:paraId="2B248561" w14:textId="35427143">
      <w:pPr>
        <w:pStyle w:val="ListParagraph"/>
        <w:numPr>
          <w:ilvl w:val="2"/>
          <w:numId w:val="7"/>
        </w:numPr>
        <w:rPr/>
      </w:pPr>
      <w:r w:rsidR="35872BED">
        <w:rPr/>
        <w:t>S</w:t>
      </w:r>
      <w:r w:rsidR="024DD122">
        <w:rPr/>
        <w:t>taff</w:t>
      </w:r>
      <w:r w:rsidR="00E5F42C">
        <w:rPr/>
        <w:t xml:space="preserve"> schedule</w:t>
      </w:r>
      <w:r w:rsidR="200FCD9B">
        <w:rPr/>
        <w:t>s</w:t>
      </w:r>
      <w:r w:rsidR="00E5F42C">
        <w:rPr/>
        <w:t xml:space="preserve"> and a</w:t>
      </w:r>
      <w:r w:rsidR="33A96832">
        <w:rPr/>
        <w:t>rrange</w:t>
      </w:r>
      <w:r w:rsidR="71722D39">
        <w:rPr/>
        <w:t>ments</w:t>
      </w:r>
      <w:r w:rsidR="33A96832">
        <w:rPr/>
        <w:t xml:space="preserve"> </w:t>
      </w:r>
      <w:r w:rsidR="05D1EB7F">
        <w:rPr/>
        <w:t>are</w:t>
      </w:r>
      <w:r w:rsidR="719B4A21">
        <w:rPr/>
        <w:t xml:space="preserve"> up to the person (</w:t>
      </w:r>
      <w:r w:rsidR="719B4A21">
        <w:rPr/>
        <w:t>i.e.</w:t>
      </w:r>
      <w:r w:rsidR="719B4A21">
        <w:rPr/>
        <w:t xml:space="preserve"> </w:t>
      </w:r>
      <w:r w:rsidR="33A96832">
        <w:rPr/>
        <w:t xml:space="preserve">employment </w:t>
      </w:r>
      <w:r w:rsidR="34996627">
        <w:rPr/>
        <w:t xml:space="preserve">personnel are available to work </w:t>
      </w:r>
      <w:r w:rsidR="33A96832">
        <w:rPr/>
        <w:t>on the 3</w:t>
      </w:r>
      <w:r w:rsidRPr="16FE6EF4" w:rsidR="33A96832">
        <w:rPr>
          <w:vertAlign w:val="superscript"/>
        </w:rPr>
        <w:t>rd</w:t>
      </w:r>
      <w:r w:rsidR="33A96832">
        <w:rPr/>
        <w:t xml:space="preserve"> shift</w:t>
      </w:r>
      <w:r w:rsidR="65A938FA">
        <w:rPr/>
        <w:t>!</w:t>
      </w:r>
      <w:r w:rsidR="18E737E2">
        <w:rPr/>
        <w:t>).</w:t>
      </w:r>
    </w:p>
    <w:p w:rsidR="3E435F68" w:rsidP="16FE6EF4" w:rsidRDefault="3E435F68" w14:paraId="1E6E15B6" w14:textId="7474D1B3">
      <w:pPr>
        <w:pStyle w:val="ListParagraph"/>
        <w:numPr>
          <w:ilvl w:val="2"/>
          <w:numId w:val="7"/>
        </w:numPr>
        <w:rPr/>
      </w:pPr>
      <w:r w:rsidR="4A483323">
        <w:rPr/>
        <w:t>People can hire and compensate family members in many states.</w:t>
      </w:r>
    </w:p>
    <w:p w:rsidR="3E435F68" w:rsidP="16FE6EF4" w:rsidRDefault="3E435F68" w14:paraId="46675555" w14:textId="60DDE1A6">
      <w:pPr>
        <w:pStyle w:val="ListParagraph"/>
        <w:numPr>
          <w:ilvl w:val="1"/>
          <w:numId w:val="7"/>
        </w:numPr>
        <w:suppressLineNumbers w:val="0"/>
        <w:bidi w:val="0"/>
        <w:spacing w:before="0" w:beforeAutospacing="off" w:after="160" w:afterAutospacing="off" w:line="279" w:lineRule="auto"/>
        <w:ind w:left="1440" w:right="0" w:hanging="360"/>
        <w:jc w:val="left"/>
        <w:rPr>
          <w:rFonts w:ascii="Open Sans" w:hAnsi="Open Sans" w:eastAsia="Open Sans" w:cs="Open Sans"/>
          <w:noProof w:val="0"/>
          <w:color w:val="000000" w:themeColor="text1" w:themeTint="FF" w:themeShade="FF"/>
          <w:sz w:val="24"/>
          <w:szCs w:val="24"/>
          <w:lang w:val="en-US"/>
        </w:rPr>
      </w:pPr>
      <w:r w:rsidR="3E435F68">
        <w:rPr/>
        <w:t xml:space="preserve">States </w:t>
      </w:r>
      <w:r w:rsidR="134FDE8D">
        <w:rPr/>
        <w:t xml:space="preserve">waivers </w:t>
      </w:r>
      <w:r w:rsidR="3E435F68">
        <w:rPr/>
        <w:t xml:space="preserve">have </w:t>
      </w:r>
      <w:r w:rsidR="08D79F88">
        <w:rPr/>
        <w:t>m</w:t>
      </w:r>
      <w:r w:rsidR="3E435F68">
        <w:rPr/>
        <w:t xml:space="preserve">ultiple </w:t>
      </w:r>
      <w:r w:rsidR="20FBFACC">
        <w:rPr/>
        <w:t>e</w:t>
      </w:r>
      <w:r w:rsidR="3E435F68">
        <w:rPr/>
        <w:t xml:space="preserve">mployment focused </w:t>
      </w:r>
      <w:r w:rsidR="17C07529">
        <w:rPr/>
        <w:t>services</w:t>
      </w:r>
      <w:r w:rsidR="0CCAF822">
        <w:rPr/>
        <w:t xml:space="preserve">. </w:t>
      </w:r>
      <w:r w:rsidR="36AC9209">
        <w:rPr/>
        <w:t>Co-Worker Supports</w:t>
      </w:r>
      <w:r w:rsidR="10B661FD">
        <w:rPr/>
        <w:t xml:space="preserve">, </w:t>
      </w:r>
      <w:r w:rsidR="182A47FA">
        <w:rPr/>
        <w:t xml:space="preserve">as an example, is </w:t>
      </w:r>
      <w:r w:rsidR="10B661FD">
        <w:rPr/>
        <w:t>the ability for a person’s service dollars to pay the employer</w:t>
      </w:r>
      <w:r w:rsidR="10B661FD">
        <w:rPr/>
        <w:t xml:space="preserve"> to </w:t>
      </w:r>
      <w:r w:rsidR="10B661FD">
        <w:rPr/>
        <w:t>assist</w:t>
      </w:r>
      <w:r w:rsidR="10B661FD">
        <w:rPr/>
        <w:t xml:space="preserve"> the person</w:t>
      </w:r>
      <w:r w:rsidR="39CD923F">
        <w:rPr/>
        <w:t>, their employee</w:t>
      </w:r>
      <w:r w:rsidR="10B661FD">
        <w:rPr/>
        <w:t>, with extended orientation and training</w:t>
      </w:r>
      <w:r w:rsidR="1FAA864C">
        <w:rPr/>
        <w:t>.</w:t>
      </w:r>
      <w:r w:rsidR="186D1C61">
        <w:rPr/>
        <w:t xml:space="preserve"> </w:t>
      </w:r>
      <w:r w:rsidR="14D9CA3E">
        <w:rPr/>
        <w:t>A</w:t>
      </w:r>
      <w:r w:rsidR="5C77F5D9">
        <w:rPr/>
        <w:t xml:space="preserve"> more organic situation on the job.</w:t>
      </w:r>
    </w:p>
    <w:p w:rsidR="3E435F68" w:rsidP="16FE6EF4" w:rsidRDefault="3E435F68" w14:paraId="595FC534" w14:textId="6F154A04">
      <w:pPr>
        <w:pStyle w:val="ListParagraph"/>
        <w:ind w:left="2160"/>
      </w:pPr>
      <w:r w:rsidR="38890715">
        <w:rPr/>
        <w:t>Utah</w:t>
      </w:r>
      <w:r w:rsidR="26EBDD4B">
        <w:rPr/>
        <w:t xml:space="preserve"> </w:t>
      </w:r>
      <w:hyperlink r:id="R6974aa7cf150407a">
        <w:r w:rsidRPr="16FE6EF4" w:rsidR="26EBDD4B">
          <w:rPr>
            <w:rStyle w:val="Hyperlink"/>
          </w:rPr>
          <w:t>SUPPORTED EMPLOYMENT WITH A CO-WORKER - DHHS SERVICE CODE:</w:t>
        </w:r>
      </w:hyperlink>
    </w:p>
    <w:p w:rsidR="3E435F68" w:rsidP="16FE6EF4" w:rsidRDefault="3E435F68" w14:paraId="5302B321" w14:textId="15B16188">
      <w:pPr>
        <w:pStyle w:val="ListParagraph"/>
        <w:numPr>
          <w:ilvl w:val="2"/>
          <w:numId w:val="7"/>
        </w:numPr>
        <w:rPr>
          <w:rFonts w:ascii="Roboto" w:hAnsi="Roboto" w:eastAsia="Roboto" w:cs="Roboto"/>
          <w:noProof w:val="0"/>
          <w:color w:val="FFFFFF" w:themeColor="background1" w:themeTint="FF" w:themeShade="FF"/>
          <w:sz w:val="22"/>
          <w:szCs w:val="22"/>
          <w:lang w:val="en-US"/>
        </w:rPr>
      </w:pPr>
      <w:commentRangeStart w:id="1832987699"/>
      <w:commentRangeStart w:id="927868882"/>
      <w:commentRangeStart w:id="536371747"/>
      <w:commentRangeStart w:id="745389790"/>
      <w:r w:rsidR="0CCAF822">
        <w:rPr/>
        <w:t>Maryland</w:t>
      </w:r>
      <w:commentRangeEnd w:id="1832987699"/>
      <w:r>
        <w:rPr>
          <w:rStyle w:val="CommentReference"/>
        </w:rPr>
        <w:commentReference w:id="1832987699"/>
      </w:r>
      <w:commentRangeEnd w:id="927868882"/>
      <w:r>
        <w:rPr>
          <w:rStyle w:val="CommentReference"/>
        </w:rPr>
        <w:commentReference w:id="927868882"/>
      </w:r>
      <w:commentRangeEnd w:id="536371747"/>
      <w:r>
        <w:rPr>
          <w:rStyle w:val="CommentReference"/>
        </w:rPr>
        <w:commentReference w:id="536371747"/>
      </w:r>
      <w:commentRangeEnd w:id="745389790"/>
      <w:r>
        <w:rPr>
          <w:rStyle w:val="CommentReference"/>
        </w:rPr>
        <w:commentReference w:id="745389790"/>
      </w:r>
      <w:r w:rsidR="0CCAF822">
        <w:rPr/>
        <w:t xml:space="preserve"> </w:t>
      </w:r>
      <w:hyperlink w:anchor="autoid-pepb9" r:id="R829f603e89c04a8c">
        <w:r w:rsidRPr="16FE6EF4" w:rsidR="0CCAF822">
          <w:rPr>
            <w:rStyle w:val="Hyperlink"/>
          </w:rPr>
          <w:t>Coworker Supports</w:t>
        </w:r>
      </w:hyperlink>
      <w:r w:rsidR="0CCAF822">
        <w:rPr/>
        <w:t xml:space="preserve"> </w:t>
      </w:r>
    </w:p>
    <w:p w:rsidR="1718B0F9" w:rsidP="16FE6EF4" w:rsidRDefault="1718B0F9" w14:paraId="3C39524C" w14:textId="4251DAD5">
      <w:pPr>
        <w:pStyle w:val="ListParagraph"/>
        <w:numPr>
          <w:ilvl w:val="1"/>
          <w:numId w:val="7"/>
        </w:numPr>
        <w:rPr/>
      </w:pPr>
      <w:r w:rsidR="1718B0F9">
        <w:rPr/>
        <w:t xml:space="preserve">People have autonomy and ownership of </w:t>
      </w:r>
      <w:r w:rsidR="17A528F8">
        <w:rPr/>
        <w:t>resources.</w:t>
      </w:r>
      <w:r w:rsidR="314353D0">
        <w:rPr/>
        <w:t xml:space="preserve"> </w:t>
      </w:r>
      <w:r w:rsidR="77D763AD">
        <w:rPr/>
        <w:t>As an example</w:t>
      </w:r>
      <w:r w:rsidR="314353D0">
        <w:rPr/>
        <w:t>, employee</w:t>
      </w:r>
      <w:r w:rsidR="7061A1D6">
        <w:rPr/>
        <w:t>s</w:t>
      </w:r>
      <w:r w:rsidR="314353D0">
        <w:rPr/>
        <w:t xml:space="preserve"> can </w:t>
      </w:r>
      <w:r w:rsidR="7658AF67">
        <w:rPr/>
        <w:t>offer</w:t>
      </w:r>
      <w:r w:rsidR="314353D0">
        <w:rPr/>
        <w:t xml:space="preserve"> their employer $500 toward coworker support</w:t>
      </w:r>
      <w:r w:rsidR="36C7A1E5">
        <w:rPr/>
        <w:t xml:space="preserve"> from their service budget</w:t>
      </w:r>
      <w:r w:rsidR="65C662FA">
        <w:rPr/>
        <w:t xml:space="preserve"> instead of a job coach</w:t>
      </w:r>
      <w:r w:rsidR="36C7A1E5">
        <w:rPr/>
        <w:t>.</w:t>
      </w:r>
    </w:p>
    <w:p w:rsidR="68D4BD57" w:rsidP="16FE6EF4" w:rsidRDefault="68D4BD57" w14:paraId="6FE38F02" w14:textId="380A5831">
      <w:pPr>
        <w:pStyle w:val="ListParagraph"/>
        <w:numPr>
          <w:ilvl w:val="1"/>
          <w:numId w:val="7"/>
        </w:numPr>
        <w:rPr/>
      </w:pPr>
      <w:r w:rsidR="68D4BD57">
        <w:rPr/>
        <w:t xml:space="preserve">In some states, the flexibility of transportation funding may be </w:t>
      </w:r>
      <w:r w:rsidRPr="16FE6EF4" w:rsidR="68D4BD57">
        <w:rPr>
          <w:u w:val="single"/>
        </w:rPr>
        <w:t>the</w:t>
      </w:r>
      <w:r w:rsidR="68D4BD57">
        <w:rPr>
          <w:u w:val="none"/>
        </w:rPr>
        <w:t xml:space="preserve"> </w:t>
      </w:r>
      <w:r w:rsidR="68D4BD57">
        <w:rPr/>
        <w:t xml:space="preserve">solution to obtaining employment. </w:t>
      </w:r>
      <w:r w:rsidR="6E3CC22E">
        <w:rPr/>
        <w:t xml:space="preserve">Funds can be used for any type of transportation, caps do not exist for the service, providing higher success possibility for people living </w:t>
      </w:r>
      <w:r w:rsidR="6E3CC22E">
        <w:rPr/>
        <w:t>rurally</w:t>
      </w:r>
      <w:r w:rsidR="6E3CC22E">
        <w:rPr/>
        <w:t xml:space="preserve"> or without other transportation resources</w:t>
      </w:r>
      <w:r w:rsidR="6E3CC22E">
        <w:rPr/>
        <w:t>.</w:t>
      </w:r>
    </w:p>
    <w:p w:rsidR="14F49AF1" w:rsidP="16FE6EF4" w:rsidRDefault="14F49AF1" w14:paraId="275A70C5" w14:textId="684D9184">
      <w:pPr>
        <w:pStyle w:val="ListParagraph"/>
        <w:numPr>
          <w:ilvl w:val="1"/>
          <w:numId w:val="7"/>
        </w:numPr>
        <w:rPr/>
      </w:pPr>
      <w:commentRangeStart w:id="790661038"/>
      <w:r w:rsidRPr="16FE6EF4" w:rsidR="14F49AF1">
        <w:rPr>
          <w:rFonts w:ascii="Aptos" w:hAnsi="Aptos" w:eastAsia="Aptos" w:cs="Aptos"/>
          <w:noProof w:val="0"/>
          <w:lang w:val="en-US"/>
        </w:rPr>
        <w:t>V</w:t>
      </w:r>
      <w:r w:rsidRPr="16FE6EF4" w:rsidR="68D4BD57">
        <w:rPr>
          <w:rFonts w:ascii="Aptos" w:hAnsi="Aptos" w:eastAsia="Aptos" w:cs="Aptos"/>
          <w:noProof w:val="0"/>
          <w:lang w:val="en-US"/>
        </w:rPr>
        <w:t>irtual support</w:t>
      </w:r>
      <w:commentRangeEnd w:id="790661038"/>
      <w:r>
        <w:rPr>
          <w:rStyle w:val="CommentReference"/>
        </w:rPr>
        <w:commentReference w:id="790661038"/>
      </w:r>
      <w:r w:rsidRPr="16FE6EF4" w:rsidR="68D4BD57">
        <w:rPr>
          <w:rFonts w:ascii="Aptos" w:hAnsi="Aptos" w:eastAsia="Aptos" w:cs="Aptos"/>
          <w:noProof w:val="0"/>
          <w:lang w:val="en-US"/>
        </w:rPr>
        <w:t xml:space="preserve"> or a combination of virtual and in</w:t>
      </w:r>
      <w:r w:rsidRPr="16FE6EF4" w:rsidR="0E2AB8A9">
        <w:rPr>
          <w:rFonts w:ascii="Aptos" w:hAnsi="Aptos" w:eastAsia="Aptos" w:cs="Aptos"/>
          <w:noProof w:val="0"/>
          <w:lang w:val="en-US"/>
        </w:rPr>
        <w:t>-</w:t>
      </w:r>
      <w:r w:rsidRPr="16FE6EF4" w:rsidR="68D4BD57">
        <w:rPr>
          <w:rFonts w:ascii="Aptos" w:hAnsi="Aptos" w:eastAsia="Aptos" w:cs="Aptos"/>
          <w:noProof w:val="0"/>
          <w:lang w:val="en-US"/>
        </w:rPr>
        <w:t xml:space="preserve">person support on the job </w:t>
      </w:r>
      <w:r w:rsidRPr="16FE6EF4" w:rsidR="68D4BD57">
        <w:rPr>
          <w:rFonts w:ascii="Aptos" w:hAnsi="Aptos" w:eastAsia="Aptos" w:cs="Aptos"/>
          <w:noProof w:val="0"/>
          <w:lang w:val="en-US"/>
        </w:rPr>
        <w:t>ha</w:t>
      </w:r>
      <w:r w:rsidRPr="16FE6EF4" w:rsidR="7CF1FFA3">
        <w:rPr>
          <w:rFonts w:ascii="Aptos" w:hAnsi="Aptos" w:eastAsia="Aptos" w:cs="Aptos"/>
          <w:noProof w:val="0"/>
          <w:lang w:val="en-US"/>
        </w:rPr>
        <w:t>s</w:t>
      </w:r>
      <w:r w:rsidRPr="16FE6EF4" w:rsidR="68D4BD57">
        <w:rPr>
          <w:rFonts w:ascii="Aptos" w:hAnsi="Aptos" w:eastAsia="Aptos" w:cs="Aptos"/>
          <w:noProof w:val="0"/>
          <w:lang w:val="en-US"/>
        </w:rPr>
        <w:t xml:space="preserve"> been a game changer for people and employers.</w:t>
      </w:r>
    </w:p>
    <w:p w:rsidR="2478625E" w:rsidP="16FE6EF4" w:rsidRDefault="2478625E" w14:paraId="5F54DF17" w14:textId="01D0B5A1">
      <w:pPr>
        <w:pStyle w:val="ListParagraph"/>
        <w:numPr>
          <w:ilvl w:val="1"/>
          <w:numId w:val="7"/>
        </w:numPr>
        <w:suppressLineNumbers w:val="0"/>
        <w:bidi w:val="0"/>
        <w:spacing w:before="0" w:beforeAutospacing="off" w:after="160" w:afterAutospacing="off" w:line="279" w:lineRule="auto"/>
        <w:ind w:left="1440" w:right="0" w:hanging="360"/>
        <w:jc w:val="left"/>
        <w:rPr/>
      </w:pPr>
      <w:r w:rsidR="2478625E">
        <w:rPr/>
        <w:t>In some</w:t>
      </w:r>
      <w:r w:rsidR="26D2EEDB">
        <w:rPr/>
        <w:t xml:space="preserve"> </w:t>
      </w:r>
      <w:r w:rsidR="78B15890">
        <w:rPr/>
        <w:t xml:space="preserve">states, </w:t>
      </w:r>
      <w:r w:rsidR="26D2EEDB">
        <w:rPr/>
        <w:t>Developmental Disability Services integrate with State Vocational Rehabilitation Services.</w:t>
      </w:r>
      <w:r w:rsidR="6BA20F87">
        <w:rPr/>
        <w:t xml:space="preserve"> </w:t>
      </w:r>
    </w:p>
    <w:p w:rsidR="210A5CFA" w:rsidP="16FE6EF4" w:rsidRDefault="210A5CFA" w14:paraId="4F6A8D1E" w14:textId="5DAAFA48">
      <w:pPr>
        <w:pStyle w:val="ListParagraph"/>
        <w:numPr>
          <w:ilvl w:val="1"/>
          <w:numId w:val="7"/>
        </w:numPr>
        <w:suppressLineNumbers w:val="0"/>
        <w:bidi w:val="0"/>
        <w:spacing w:before="0" w:beforeAutospacing="off" w:after="160" w:afterAutospacing="off" w:line="279" w:lineRule="auto"/>
        <w:ind w:left="1440" w:right="0" w:hanging="360"/>
        <w:jc w:val="left"/>
        <w:rPr/>
      </w:pPr>
      <w:r w:rsidR="210A5CFA">
        <w:rPr/>
        <w:t xml:space="preserve">Self-Directed services encourage </w:t>
      </w:r>
      <w:r w:rsidR="6BA20F87">
        <w:rPr/>
        <w:t xml:space="preserve">collaboration of state, organic and other ancillary services are used to </w:t>
      </w:r>
      <w:r w:rsidR="6BA20F87">
        <w:rPr/>
        <w:t>accomplish</w:t>
      </w:r>
      <w:r w:rsidR="6BA20F87">
        <w:rPr/>
        <w:t xml:space="preserve"> employment</w:t>
      </w:r>
      <w:r w:rsidR="6BA20F87">
        <w:rPr/>
        <w:t>.</w:t>
      </w:r>
    </w:p>
    <w:p w:rsidR="73331567" w:rsidP="16FE6EF4" w:rsidRDefault="73331567" w14:paraId="5CDB7938" w14:textId="40951B67">
      <w:pPr>
        <w:pStyle w:val="ListParagraph"/>
        <w:numPr>
          <w:ilvl w:val="1"/>
          <w:numId w:val="7"/>
        </w:numPr>
        <w:suppressLineNumbers w:val="0"/>
        <w:bidi w:val="0"/>
        <w:spacing w:before="0" w:beforeAutospacing="off" w:after="160" w:afterAutospacing="off" w:line="279" w:lineRule="auto"/>
        <w:ind w:left="1440" w:right="0" w:hanging="360"/>
        <w:jc w:val="left"/>
        <w:rPr/>
      </w:pPr>
      <w:r w:rsidR="73331567">
        <w:rPr/>
        <w:t xml:space="preserve">A Support Broker </w:t>
      </w:r>
      <w:r w:rsidR="2B09A16C">
        <w:rPr/>
        <w:t>may</w:t>
      </w:r>
      <w:r w:rsidR="73331567">
        <w:rPr/>
        <w:t xml:space="preserve"> </w:t>
      </w:r>
      <w:r w:rsidR="73331567">
        <w:rPr/>
        <w:t>help a person self-direct their services.</w:t>
      </w:r>
      <w:r w:rsidR="3E7E1E1A">
        <w:rPr/>
        <w:t xml:space="preserve"> Often, they are a creative member of the person’s person directed planning.</w:t>
      </w:r>
    </w:p>
    <w:p w:rsidR="140108B9" w:rsidP="16FE6EF4" w:rsidRDefault="140108B9" w14:paraId="7222B4FF" w14:textId="760D6CD9">
      <w:pPr>
        <w:pStyle w:val="ListParagraph"/>
        <w:numPr>
          <w:ilvl w:val="1"/>
          <w:numId w:val="7"/>
        </w:numPr>
        <w:suppressLineNumbers w:val="0"/>
        <w:bidi w:val="0"/>
        <w:spacing w:before="0" w:beforeAutospacing="off" w:after="160" w:afterAutospacing="off" w:line="279" w:lineRule="auto"/>
        <w:ind w:left="1440" w:right="0" w:hanging="360"/>
        <w:jc w:val="left"/>
        <w:rPr/>
      </w:pPr>
      <w:r w:rsidR="140108B9">
        <w:rPr/>
        <w:t xml:space="preserve">The ability to </w:t>
      </w:r>
      <w:r w:rsidR="140108B9">
        <w:rPr/>
        <w:t>purchase</w:t>
      </w:r>
      <w:r w:rsidR="140108B9">
        <w:rPr/>
        <w:t xml:space="preserve"> goods that provide adaptive </w:t>
      </w:r>
      <w:r w:rsidR="140108B9">
        <w:rPr/>
        <w:t>support</w:t>
      </w:r>
      <w:r w:rsidR="140108B9">
        <w:rPr/>
        <w:t xml:space="preserve"> and accommodations on the job.</w:t>
      </w:r>
    </w:p>
    <w:p w:rsidR="0FC9BB53" w:rsidP="16FE6EF4" w:rsidRDefault="0FC9BB53" w14:paraId="3264AA4F" w14:textId="5EE13263">
      <w:pPr>
        <w:pStyle w:val="ListParagraph"/>
        <w:numPr>
          <w:ilvl w:val="0"/>
          <w:numId w:val="7"/>
        </w:numPr>
        <w:rPr>
          <w:rFonts w:ascii="Aptos" w:hAnsi="Aptos" w:eastAsia="Aptos" w:cs="Aptos"/>
          <w:color w:val="000000" w:themeColor="text1" w:themeTint="FF" w:themeShade="FF"/>
        </w:rPr>
      </w:pPr>
      <w:r w:rsidRPr="16FE6EF4" w:rsidR="0FC9BB53">
        <w:rPr>
          <w:rFonts w:ascii="Aptos" w:hAnsi="Aptos" w:eastAsia="Aptos" w:cs="Aptos"/>
          <w:color w:val="000000" w:themeColor="text1" w:themeTint="FF" w:themeShade="FF"/>
        </w:rPr>
        <w:t>Being</w:t>
      </w:r>
      <w:r w:rsidRPr="16FE6EF4" w:rsidR="21FD63D0">
        <w:rPr>
          <w:rFonts w:ascii="Aptos" w:hAnsi="Aptos" w:eastAsia="Aptos" w:cs="Aptos"/>
          <w:color w:val="000000" w:themeColor="text1" w:themeTint="FF" w:themeShade="FF"/>
        </w:rPr>
        <w:t xml:space="preserve"> t</w:t>
      </w:r>
      <w:r w:rsidRPr="16FE6EF4" w:rsidR="21FD63D0">
        <w:rPr>
          <w:rFonts w:ascii="Aptos" w:hAnsi="Aptos" w:eastAsia="Aptos" w:cs="Aptos"/>
          <w:i w:val="1"/>
          <w:iCs w:val="1"/>
          <w:color w:val="000000" w:themeColor="text1" w:themeTint="FF" w:themeShade="FF"/>
        </w:rPr>
        <w:t xml:space="preserve">oo disabled to </w:t>
      </w:r>
      <w:r w:rsidRPr="16FE6EF4" w:rsidR="21FD63D0">
        <w:rPr>
          <w:rFonts w:ascii="Aptos" w:hAnsi="Aptos" w:eastAsia="Aptos" w:cs="Aptos"/>
          <w:i w:val="1"/>
          <w:iCs w:val="1"/>
          <w:color w:val="000000" w:themeColor="text1" w:themeTint="FF" w:themeShade="FF"/>
        </w:rPr>
        <w:t>work</w:t>
      </w:r>
      <w:r w:rsidRPr="16FE6EF4" w:rsidR="7BA5B20A">
        <w:rPr>
          <w:rFonts w:ascii="Aptos" w:hAnsi="Aptos" w:eastAsia="Aptos" w:cs="Aptos"/>
          <w:i w:val="1"/>
          <w:iCs w:val="1"/>
          <w:color w:val="000000" w:themeColor="text1" w:themeTint="FF" w:themeShade="FF"/>
        </w:rPr>
        <w:t xml:space="preserve"> </w:t>
      </w:r>
      <w:r w:rsidRPr="16FE6EF4" w:rsidR="7BA5B20A">
        <w:rPr>
          <w:rFonts w:ascii="Aptos" w:hAnsi="Aptos" w:eastAsia="Aptos" w:cs="Aptos"/>
          <w:i w:val="0"/>
          <w:iCs w:val="0"/>
          <w:color w:val="000000" w:themeColor="text1" w:themeTint="FF" w:themeShade="FF"/>
        </w:rPr>
        <w:t>?</w:t>
      </w:r>
      <w:r w:rsidRPr="16FE6EF4" w:rsidR="7BA5B20A">
        <w:rPr>
          <w:rFonts w:ascii="Aptos" w:hAnsi="Aptos" w:eastAsia="Aptos" w:cs="Aptos"/>
          <w:i w:val="0"/>
          <w:iCs w:val="0"/>
          <w:color w:val="000000" w:themeColor="text1" w:themeTint="FF" w:themeShade="FF"/>
        </w:rPr>
        <w:t xml:space="preserve"> T</w:t>
      </w:r>
      <w:r w:rsidRPr="16FE6EF4" w:rsidR="61344130">
        <w:rPr>
          <w:rFonts w:ascii="Aptos" w:hAnsi="Aptos" w:eastAsia="Aptos" w:cs="Aptos"/>
          <w:color w:val="000000" w:themeColor="text1" w:themeTint="FF" w:themeShade="FF"/>
        </w:rPr>
        <w:t xml:space="preserve">he person is </w:t>
      </w:r>
      <w:r w:rsidRPr="16FE6EF4" w:rsidR="20E6D42F">
        <w:rPr>
          <w:rFonts w:ascii="Aptos" w:hAnsi="Aptos" w:eastAsia="Aptos" w:cs="Aptos"/>
          <w:color w:val="000000" w:themeColor="text1" w:themeTint="FF" w:themeShade="FF"/>
        </w:rPr>
        <w:t>not being vetted by an organization or professional</w:t>
      </w:r>
      <w:r w:rsidRPr="16FE6EF4" w:rsidR="21FD63D0">
        <w:rPr>
          <w:rFonts w:ascii="Aptos" w:hAnsi="Aptos" w:eastAsia="Aptos" w:cs="Aptos"/>
          <w:color w:val="000000" w:themeColor="text1" w:themeTint="FF" w:themeShade="FF"/>
        </w:rPr>
        <w:t xml:space="preserve"> </w:t>
      </w:r>
      <w:r w:rsidRPr="16FE6EF4" w:rsidR="21FD63D0">
        <w:rPr>
          <w:rFonts w:ascii="Aptos" w:hAnsi="Aptos" w:eastAsia="Aptos" w:cs="Aptos"/>
          <w:color w:val="000000" w:themeColor="text1" w:themeTint="FF" w:themeShade="FF"/>
        </w:rPr>
        <w:t xml:space="preserve">on their </w:t>
      </w:r>
      <w:r w:rsidRPr="16FE6EF4" w:rsidR="21FD63D0">
        <w:rPr>
          <w:rFonts w:ascii="Aptos" w:hAnsi="Aptos" w:eastAsia="Aptos" w:cs="Aptos"/>
          <w:i w:val="1"/>
          <w:iCs w:val="1"/>
          <w:color w:val="000000" w:themeColor="text1" w:themeTint="FF" w:themeShade="FF"/>
        </w:rPr>
        <w:t xml:space="preserve">ability </w:t>
      </w:r>
      <w:r w:rsidRPr="16FE6EF4" w:rsidR="21FD63D0">
        <w:rPr>
          <w:rFonts w:ascii="Aptos" w:hAnsi="Aptos" w:eastAsia="Aptos" w:cs="Aptos"/>
          <w:color w:val="000000" w:themeColor="text1" w:themeTint="FF" w:themeShade="FF"/>
        </w:rPr>
        <w:t xml:space="preserve">to work. </w:t>
      </w:r>
      <w:r w:rsidRPr="16FE6EF4" w:rsidR="5A3689F8">
        <w:rPr>
          <w:rFonts w:ascii="Aptos" w:hAnsi="Aptos" w:eastAsia="Aptos" w:cs="Aptos"/>
          <w:color w:val="000000" w:themeColor="text1" w:themeTint="FF" w:themeShade="FF"/>
        </w:rPr>
        <w:t>Self-Directed Services is inherently Employment First</w:t>
      </w:r>
      <w:r w:rsidRPr="16FE6EF4" w:rsidR="627CD83D">
        <w:rPr>
          <w:rFonts w:ascii="Aptos" w:hAnsi="Aptos" w:eastAsia="Aptos" w:cs="Aptos"/>
          <w:color w:val="000000" w:themeColor="text1" w:themeTint="FF" w:themeShade="FF"/>
        </w:rPr>
        <w:t>. If</w:t>
      </w:r>
      <w:r w:rsidRPr="16FE6EF4" w:rsidR="627CD83D">
        <w:rPr>
          <w:rFonts w:ascii="Aptos" w:hAnsi="Aptos" w:eastAsia="Aptos" w:cs="Aptos"/>
          <w:color w:val="000000" w:themeColor="text1" w:themeTint="FF" w:themeShade="FF"/>
        </w:rPr>
        <w:t xml:space="preserve"> a person wants to work, they gather the support to do it.</w:t>
      </w:r>
    </w:p>
    <w:p w:rsidR="13F1DAFD" w:rsidP="16FE6EF4" w:rsidRDefault="13F1DAFD" w14:paraId="2A99143A" w14:textId="48734F7A">
      <w:pPr>
        <w:pStyle w:val="ListParagraph"/>
        <w:numPr>
          <w:ilvl w:val="0"/>
          <w:numId w:val="7"/>
        </w:numPr>
        <w:rPr>
          <w:i w:val="0"/>
          <w:iCs w:val="0"/>
        </w:rPr>
      </w:pPr>
      <w:r w:rsidRPr="16FE6EF4" w:rsidR="13F1DAFD">
        <w:rPr>
          <w:rFonts w:ascii="Aptos" w:hAnsi="Aptos" w:eastAsia="Aptos" w:cs="Aptos"/>
          <w:color w:val="000000" w:themeColor="text1" w:themeTint="FF" w:themeShade="FF"/>
        </w:rPr>
        <w:t xml:space="preserve">Entrepreneurship is supported. To access </w:t>
      </w:r>
      <w:r w:rsidRPr="16FE6EF4" w:rsidR="13F1DAFD">
        <w:rPr>
          <w:rFonts w:ascii="Aptos" w:hAnsi="Aptos" w:eastAsia="Aptos" w:cs="Aptos"/>
          <w:color w:val="000000" w:themeColor="text1" w:themeTint="FF" w:themeShade="FF"/>
        </w:rPr>
        <w:t>assistance</w:t>
      </w:r>
      <w:r w:rsidRPr="16FE6EF4" w:rsidR="13F1DAFD">
        <w:rPr>
          <w:rFonts w:ascii="Aptos" w:hAnsi="Aptos" w:eastAsia="Aptos" w:cs="Aptos"/>
          <w:color w:val="000000" w:themeColor="text1" w:themeTint="FF" w:themeShade="FF"/>
        </w:rPr>
        <w:t xml:space="preserve"> for entrepreneurship, often the person needs to have a full business plan</w:t>
      </w:r>
      <w:r w:rsidRPr="16FE6EF4" w:rsidR="0DF92B03">
        <w:rPr>
          <w:rFonts w:ascii="Aptos" w:hAnsi="Aptos" w:eastAsia="Aptos" w:cs="Aptos"/>
          <w:color w:val="000000" w:themeColor="text1" w:themeTint="FF" w:themeShade="FF"/>
        </w:rPr>
        <w:t xml:space="preserve">. Self-Directed Services does not offer seed funding; however, it offers the ability to begin your business ahead of an approved business plan, parallel to the rest of society. </w:t>
      </w:r>
      <w:r w:rsidRPr="16FE6EF4" w:rsidR="6003E9E6">
        <w:rPr>
          <w:rFonts w:ascii="Aptos" w:hAnsi="Aptos" w:eastAsia="Aptos" w:cs="Aptos"/>
          <w:color w:val="000000" w:themeColor="text1" w:themeTint="FF" w:themeShade="FF"/>
        </w:rPr>
        <w:t xml:space="preserve">Should the business be </w:t>
      </w:r>
      <w:r w:rsidRPr="16FE6EF4" w:rsidR="6003E9E6">
        <w:rPr>
          <w:rFonts w:ascii="Aptos" w:hAnsi="Aptos" w:eastAsia="Aptos" w:cs="Aptos"/>
          <w:color w:val="000000" w:themeColor="text1" w:themeTint="FF" w:themeShade="FF"/>
        </w:rPr>
        <w:t>viable</w:t>
      </w:r>
      <w:r w:rsidRPr="16FE6EF4" w:rsidR="6003E9E6">
        <w:rPr>
          <w:rFonts w:ascii="Aptos" w:hAnsi="Aptos" w:eastAsia="Aptos" w:cs="Aptos"/>
          <w:color w:val="000000" w:themeColor="text1" w:themeTint="FF" w:themeShade="FF"/>
        </w:rPr>
        <w:t xml:space="preserve">, that </w:t>
      </w:r>
      <w:r w:rsidRPr="16FE6EF4" w:rsidR="3BB2D7C1">
        <w:rPr>
          <w:rFonts w:ascii="Aptos" w:hAnsi="Aptos" w:eastAsia="Aptos" w:cs="Aptos"/>
          <w:color w:val="000000" w:themeColor="text1" w:themeTint="FF" w:themeShade="FF"/>
        </w:rPr>
        <w:t xml:space="preserve">data </w:t>
      </w:r>
      <w:r w:rsidRPr="16FE6EF4" w:rsidR="6003E9E6">
        <w:rPr>
          <w:rFonts w:ascii="Aptos" w:hAnsi="Aptos" w:eastAsia="Aptos" w:cs="Aptos"/>
          <w:color w:val="000000" w:themeColor="text1" w:themeTint="FF" w:themeShade="FF"/>
        </w:rPr>
        <w:t xml:space="preserve">lends itself </w:t>
      </w:r>
      <w:r w:rsidRPr="16FE6EF4" w:rsidR="6814CE1E">
        <w:rPr>
          <w:rFonts w:ascii="Aptos" w:hAnsi="Aptos" w:eastAsia="Aptos" w:cs="Aptos"/>
          <w:color w:val="000000" w:themeColor="text1" w:themeTint="FF" w:themeShade="FF"/>
        </w:rPr>
        <w:t>to go after</w:t>
      </w:r>
      <w:r w:rsidRPr="16FE6EF4" w:rsidR="6003E9E6">
        <w:rPr>
          <w:rFonts w:ascii="Aptos" w:hAnsi="Aptos" w:eastAsia="Aptos" w:cs="Aptos"/>
          <w:color w:val="000000" w:themeColor="text1" w:themeTint="FF" w:themeShade="FF"/>
        </w:rPr>
        <w:t xml:space="preserve"> start-up </w:t>
      </w:r>
      <w:r w:rsidRPr="16FE6EF4" w:rsidR="562BAFD9">
        <w:rPr>
          <w:rFonts w:ascii="Aptos" w:hAnsi="Aptos" w:eastAsia="Aptos" w:cs="Aptos"/>
          <w:color w:val="000000" w:themeColor="text1" w:themeTint="FF" w:themeShade="FF"/>
        </w:rPr>
        <w:t>and</w:t>
      </w:r>
      <w:r w:rsidRPr="16FE6EF4" w:rsidR="6003E9E6">
        <w:rPr>
          <w:rFonts w:ascii="Aptos" w:hAnsi="Aptos" w:eastAsia="Aptos" w:cs="Aptos"/>
          <w:color w:val="000000" w:themeColor="text1" w:themeTint="FF" w:themeShade="FF"/>
        </w:rPr>
        <w:t xml:space="preserve"> seed funding.</w:t>
      </w:r>
      <w:r w:rsidRPr="16FE6EF4" w:rsidR="4DE158DA">
        <w:rPr>
          <w:rFonts w:ascii="Aptos" w:hAnsi="Aptos" w:eastAsia="Aptos" w:cs="Aptos"/>
          <w:color w:val="000000" w:themeColor="text1" w:themeTint="FF" w:themeShade="FF"/>
        </w:rPr>
        <w:t xml:space="preserve"> Here is to the hobby job / side hustle so sought after now!</w:t>
      </w:r>
      <w:r w:rsidRPr="16FE6EF4" w:rsidR="4B84032C">
        <w:rPr>
          <w:i w:val="0"/>
          <w:iCs w:val="0"/>
        </w:rPr>
        <w:t xml:space="preserve"> </w:t>
      </w:r>
      <w:commentRangeStart w:id="1918616681"/>
      <w:commentRangeStart w:id="706702192"/>
      <w:commentRangeStart w:id="1968223393"/>
      <w:commentRangeStart w:id="1725451368"/>
      <w:commentRangeEnd w:id="1918616681"/>
      <w:r>
        <w:rPr>
          <w:rStyle w:val="CommentReference"/>
        </w:rPr>
        <w:commentReference w:id="1918616681"/>
      </w:r>
      <w:commentRangeEnd w:id="706702192"/>
      <w:r>
        <w:rPr>
          <w:rStyle w:val="CommentReference"/>
        </w:rPr>
        <w:commentReference w:id="706702192"/>
      </w:r>
      <w:commentRangeEnd w:id="1968223393"/>
      <w:r>
        <w:rPr>
          <w:rStyle w:val="CommentReference"/>
        </w:rPr>
        <w:commentReference w:id="1968223393"/>
      </w:r>
      <w:commentRangeEnd w:id="1725451368"/>
      <w:r>
        <w:rPr>
          <w:rStyle w:val="CommentReference"/>
        </w:rPr>
        <w:commentReference w:id="1725451368"/>
      </w:r>
    </w:p>
    <w:p w:rsidR="0B73E57B" w:rsidP="16FE6EF4" w:rsidRDefault="0B73E57B" w14:paraId="441040A0" w14:textId="3F4AB661">
      <w:pPr>
        <w:pStyle w:val="Normal"/>
        <w:suppressLineNumbers w:val="0"/>
        <w:bidi w:val="0"/>
        <w:spacing w:before="0" w:beforeAutospacing="off" w:after="160" w:afterAutospacing="off" w:line="279" w:lineRule="auto"/>
        <w:ind w:left="0" w:right="0"/>
        <w:jc w:val="left"/>
        <w:rPr>
          <w:i w:val="0"/>
          <w:iCs w:val="0"/>
        </w:rPr>
      </w:pPr>
      <w:r w:rsidRPr="16FE6EF4" w:rsidR="0B73E57B">
        <w:rPr>
          <w:i w:val="0"/>
          <w:iCs w:val="0"/>
        </w:rPr>
        <w:t xml:space="preserve">Check out </w:t>
      </w:r>
      <w:hyperlink r:id="Rc9e4424bb8464b8a">
        <w:r w:rsidRPr="16FE6EF4" w:rsidR="0B73E57B">
          <w:rPr>
            <w:rStyle w:val="Hyperlink"/>
            <w:i w:val="0"/>
            <w:iCs w:val="0"/>
          </w:rPr>
          <w:t>Brianna’s story</w:t>
        </w:r>
      </w:hyperlink>
      <w:r w:rsidRPr="16FE6EF4" w:rsidR="0B73E57B">
        <w:rPr>
          <w:i w:val="0"/>
          <w:iCs w:val="0"/>
        </w:rPr>
        <w:t xml:space="preserve"> </w:t>
      </w:r>
      <w:r w:rsidRPr="16FE6EF4" w:rsidR="6E077B21">
        <w:rPr>
          <w:i w:val="0"/>
          <w:iCs w:val="0"/>
        </w:rPr>
        <w:t xml:space="preserve"> and</w:t>
      </w:r>
      <w:r w:rsidRPr="16FE6EF4" w:rsidR="41344469">
        <w:rPr>
          <w:i w:val="0"/>
          <w:iCs w:val="0"/>
        </w:rPr>
        <w:t xml:space="preserve"> the sidebar article</w:t>
      </w:r>
      <w:r w:rsidRPr="16FE6EF4" w:rsidR="4183361C">
        <w:rPr>
          <w:i w:val="0"/>
          <w:iCs w:val="0"/>
        </w:rPr>
        <w:t>,</w:t>
      </w:r>
      <w:r w:rsidRPr="16FE6EF4" w:rsidR="41344469">
        <w:rPr>
          <w:i w:val="0"/>
          <w:iCs w:val="0"/>
        </w:rPr>
        <w:t xml:space="preserve"> Nick ‘Tony’ Sampson’s story on employment and self-direction.</w:t>
      </w:r>
    </w:p>
    <w:p w:rsidR="0BFB8000" w:rsidP="16FE6EF4" w:rsidRDefault="0BFB8000" w14:paraId="15257611" w14:textId="696A063E">
      <w:pPr>
        <w:pStyle w:val="Normal"/>
        <w:suppressLineNumbers w:val="0"/>
        <w:bidi w:val="0"/>
        <w:spacing w:before="0" w:beforeAutospacing="off" w:after="160" w:afterAutospacing="off" w:line="279" w:lineRule="auto"/>
        <w:ind w:left="0" w:right="0"/>
        <w:jc w:val="left"/>
        <w:rPr>
          <w:i w:val="0"/>
          <w:iCs w:val="0"/>
        </w:rPr>
      </w:pPr>
      <w:r w:rsidRPr="16FE6EF4" w:rsidR="0BFB8000">
        <w:rPr>
          <w:i w:val="0"/>
          <w:iCs w:val="0"/>
        </w:rPr>
        <w:t>Imagine any scenario where a person works, think backwards about what the person may use to support it, rest assured, it is highly likely using self-directed services.</w:t>
      </w:r>
    </w:p>
    <w:p w:rsidR="44DF664D" w:rsidP="16FE6EF4" w:rsidRDefault="44DF664D" w14:paraId="6B7BF15E" w14:textId="4229CDB6">
      <w:pPr>
        <w:pStyle w:val="Normal"/>
        <w:ind w:left="0"/>
        <w:rPr>
          <w:i w:val="0"/>
          <w:iCs w:val="0"/>
        </w:rPr>
      </w:pPr>
      <w:r w:rsidRPr="16FE6EF4" w:rsidR="44DF664D">
        <w:rPr>
          <w:i w:val="0"/>
          <w:iCs w:val="0"/>
        </w:rPr>
        <w:t>S</w:t>
      </w:r>
      <w:r w:rsidRPr="16FE6EF4" w:rsidR="44DF664D">
        <w:rPr>
          <w:i w:val="0"/>
          <w:iCs w:val="0"/>
        </w:rPr>
        <w:t xml:space="preserve">elf-directed services </w:t>
      </w:r>
      <w:r w:rsidRPr="16FE6EF4" w:rsidR="44DF664D">
        <w:rPr>
          <w:i w:val="0"/>
          <w:iCs w:val="0"/>
        </w:rPr>
        <w:t>represent</w:t>
      </w:r>
      <w:r w:rsidRPr="16FE6EF4" w:rsidR="44DF664D">
        <w:rPr>
          <w:i w:val="0"/>
          <w:iCs w:val="0"/>
        </w:rPr>
        <w:t xml:space="preserve"> an underused practice to help </w:t>
      </w:r>
      <w:r w:rsidRPr="16FE6EF4" w:rsidR="0282F2C8">
        <w:rPr>
          <w:i w:val="0"/>
          <w:iCs w:val="0"/>
        </w:rPr>
        <w:t>people land</w:t>
      </w:r>
      <w:r w:rsidRPr="16FE6EF4" w:rsidR="44DF664D">
        <w:rPr>
          <w:i w:val="0"/>
          <w:iCs w:val="0"/>
        </w:rPr>
        <w:t xml:space="preserve"> and keep </w:t>
      </w:r>
      <w:r w:rsidRPr="16FE6EF4" w:rsidR="0E3E3430">
        <w:rPr>
          <w:i w:val="0"/>
          <w:iCs w:val="0"/>
        </w:rPr>
        <w:t>competitive work</w:t>
      </w:r>
      <w:r w:rsidRPr="16FE6EF4" w:rsidR="5EECF5CB">
        <w:rPr>
          <w:i w:val="0"/>
          <w:iCs w:val="0"/>
        </w:rPr>
        <w:t xml:space="preserve"> in rural, sub and urban communities. It </w:t>
      </w:r>
      <w:r w:rsidRPr="16FE6EF4" w:rsidR="30331132">
        <w:rPr>
          <w:i w:val="0"/>
          <w:iCs w:val="0"/>
        </w:rPr>
        <w:t>can be</w:t>
      </w:r>
      <w:r w:rsidRPr="16FE6EF4" w:rsidR="5EECF5CB">
        <w:rPr>
          <w:i w:val="0"/>
          <w:iCs w:val="0"/>
        </w:rPr>
        <w:t xml:space="preserve"> an answer for people living in poverty</w:t>
      </w:r>
      <w:r w:rsidRPr="16FE6EF4" w:rsidR="5F3D5CB1">
        <w:rPr>
          <w:i w:val="0"/>
          <w:iCs w:val="0"/>
        </w:rPr>
        <w:t xml:space="preserve">, </w:t>
      </w:r>
      <w:r w:rsidRPr="16FE6EF4" w:rsidR="5EECF5CB">
        <w:rPr>
          <w:i w:val="0"/>
          <w:iCs w:val="0"/>
        </w:rPr>
        <w:t>hard to reach areas or a</w:t>
      </w:r>
      <w:r w:rsidRPr="16FE6EF4" w:rsidR="7E3A8113">
        <w:rPr>
          <w:i w:val="0"/>
          <w:iCs w:val="0"/>
        </w:rPr>
        <w:t xml:space="preserve">reas where </w:t>
      </w:r>
      <w:r w:rsidRPr="16FE6EF4" w:rsidR="5CC5CC91">
        <w:rPr>
          <w:i w:val="0"/>
          <w:iCs w:val="0"/>
        </w:rPr>
        <w:t>people have</w:t>
      </w:r>
      <w:r w:rsidRPr="16FE6EF4" w:rsidR="7E3A8113">
        <w:rPr>
          <w:i w:val="0"/>
          <w:iCs w:val="0"/>
        </w:rPr>
        <w:t xml:space="preserve"> difficulty reaching </w:t>
      </w:r>
      <w:r w:rsidRPr="16FE6EF4" w:rsidR="28E54A68">
        <w:rPr>
          <w:i w:val="0"/>
          <w:iCs w:val="0"/>
        </w:rPr>
        <w:t>resources</w:t>
      </w:r>
      <w:r w:rsidRPr="16FE6EF4" w:rsidR="44DF664D">
        <w:rPr>
          <w:i w:val="0"/>
          <w:iCs w:val="0"/>
        </w:rPr>
        <w:t>.</w:t>
      </w:r>
      <w:r w:rsidRPr="16FE6EF4" w:rsidR="605CBA4A">
        <w:rPr>
          <w:i w:val="0"/>
          <w:iCs w:val="0"/>
        </w:rPr>
        <w:t xml:space="preserve"> The outcome of a position where the person holds the same passion for the work as their coworkers, where transitions are easier because chosen support systems know the person best, and greater </w:t>
      </w:r>
      <w:r w:rsidRPr="16FE6EF4" w:rsidR="21BAEB2D">
        <w:rPr>
          <w:i w:val="0"/>
          <w:iCs w:val="0"/>
          <w:u w:val="none"/>
        </w:rPr>
        <w:t>autonomy is</w:t>
      </w:r>
      <w:r w:rsidRPr="16FE6EF4" w:rsidR="605CBA4A">
        <w:rPr>
          <w:i w:val="0"/>
          <w:iCs w:val="0"/>
          <w:u w:val="none"/>
        </w:rPr>
        <w:t xml:space="preserve"> fostered through </w:t>
      </w:r>
      <w:r w:rsidRPr="16FE6EF4" w:rsidR="54462B46">
        <w:rPr>
          <w:i w:val="0"/>
          <w:iCs w:val="0"/>
          <w:u w:val="none"/>
        </w:rPr>
        <w:t xml:space="preserve">the most inclusive </w:t>
      </w:r>
      <w:r w:rsidRPr="16FE6EF4" w:rsidR="605CBA4A">
        <w:rPr>
          <w:i w:val="0"/>
          <w:iCs w:val="0"/>
        </w:rPr>
        <w:t>support strategies.</w:t>
      </w:r>
    </w:p>
    <w:p w:rsidR="38CE2ED2" w:rsidP="38CE2ED2" w:rsidRDefault="38CE2ED2" w14:paraId="474A7D95" w14:textId="01681184">
      <w:pPr>
        <w:ind w:firstLine="720"/>
      </w:pPr>
    </w:p>
    <w:sectPr w:rsidR="38CE2ED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P" w:author="Bryn Peterson" w:date="2024-08-19T07:34:53" w:id="832028037">
    <w:p w:rsidR="38508C36" w:rsidRDefault="38508C36" w14:paraId="2F7A153A" w14:textId="4B508FE0">
      <w:pPr>
        <w:pStyle w:val="CommentText"/>
      </w:pPr>
      <w:r w:rsidR="38508C36">
        <w:rPr/>
        <w:t xml:space="preserve">I like the word "parallel" "mimic" or "match" here... no need to change unless you want to :)...... but what you wrote says to me so well is that self-directed services include flexibility to match (or look the same as) every persons support in their job and career experience. If I am reading it wrong you let me know.    </w:t>
      </w:r>
      <w:r>
        <w:rPr>
          <w:rStyle w:val="CommentReference"/>
        </w:rPr>
        <w:annotationRef/>
      </w:r>
    </w:p>
  </w:comment>
  <w:comment w:initials="BP" w:author="Bryn Peterson" w:date="2024-08-19T07:39:26" w:id="61150470">
    <w:p w:rsidR="38508C36" w:rsidRDefault="38508C36" w14:paraId="6AE5EF1C" w14:textId="7C6625B1">
      <w:pPr>
        <w:pStyle w:val="CommentText"/>
      </w:pPr>
      <w:r w:rsidR="38508C36">
        <w:rPr/>
        <w:t xml:space="preserve">For me I would acknowledge that provider models "could" do that as well. Good ones at least, but self-directed should always be there as that other choice....(and it is not right now)......if the provider model is not fitting the situation or the person. Anyway. Just thoughts, venting from me, etc. All the things we have talked about. </w:t>
      </w:r>
      <w:r>
        <w:rPr>
          <w:rStyle w:val="CommentReference"/>
        </w:rPr>
        <w:annotationRef/>
      </w:r>
    </w:p>
  </w:comment>
  <w:comment w:initials="GG" w:author="Gail M Godwin" w:date="2024-08-19T11:13:04" w:id="1407700003">
    <w:p w:rsidR="16FE6EF4" w:rsidRDefault="16FE6EF4" w14:paraId="33C0A095" w14:textId="0A3F389C">
      <w:pPr>
        <w:pStyle w:val="CommentText"/>
      </w:pPr>
      <w:r w:rsidR="16FE6EF4">
        <w:rPr/>
        <w:t>agreed! I lead to that in one of the bullets below.  I'll make sure that's highlight.</w:t>
      </w:r>
      <w:r>
        <w:rPr>
          <w:rStyle w:val="CommentReference"/>
        </w:rPr>
        <w:annotationRef/>
      </w:r>
    </w:p>
    <w:p w:rsidR="16FE6EF4" w:rsidRDefault="16FE6EF4" w14:paraId="1BD22332" w14:textId="133AEAB8">
      <w:pPr>
        <w:pStyle w:val="CommentText"/>
      </w:pPr>
    </w:p>
  </w:comment>
  <w:comment w:initials="GG" w:author="Gail M Godwin" w:date="2024-08-19T11:14:08" w:id="920018945">
    <w:p w:rsidR="16FE6EF4" w:rsidRDefault="16FE6EF4" w14:paraId="1916E4E3" w14:textId="4A74E1B6">
      <w:pPr>
        <w:pStyle w:val="CommentText"/>
      </w:pPr>
      <w:r w:rsidR="16FE6EF4">
        <w:rPr/>
        <w:t>in the NCI report comment</w:t>
      </w:r>
      <w:r>
        <w:rPr>
          <w:rStyle w:val="CommentReference"/>
        </w:rPr>
        <w:annotationRef/>
      </w:r>
    </w:p>
  </w:comment>
  <w:comment w:initials="BP" w:author="Bryn Peterson" w:date="2024-08-19T11:15:08" w:id="1832987699">
    <w:p w:rsidR="16FE6EF4" w:rsidRDefault="16FE6EF4" w14:paraId="44989474" w14:textId="62FC8B6D">
      <w:pPr>
        <w:pStyle w:val="CommentText"/>
      </w:pPr>
      <w:r w:rsidR="16FE6EF4">
        <w:rPr/>
        <w:t xml:space="preserve">Utah has coworker as well </w:t>
      </w:r>
      <w:r>
        <w:rPr>
          <w:rStyle w:val="CommentReference"/>
        </w:rPr>
        <w:annotationRef/>
      </w:r>
    </w:p>
  </w:comment>
  <w:comment w:initials="BP" w:author="Bryn Peterson" w:date="2024-08-19T11:16:57" w:id="1918616681">
    <w:p w:rsidR="16FE6EF4" w:rsidRDefault="16FE6EF4" w14:paraId="7D0D83B0" w14:textId="43C37281">
      <w:pPr>
        <w:pStyle w:val="CommentText"/>
      </w:pPr>
      <w:r w:rsidR="16FE6EF4">
        <w:rPr/>
        <w:t>I think we should round it out with a state specific example that is positive. Is there a paragraph to add from how MD does it well here?</w:t>
      </w:r>
      <w:r>
        <w:rPr>
          <w:rStyle w:val="CommentReference"/>
        </w:rPr>
        <w:annotationRef/>
      </w:r>
    </w:p>
    <w:p w:rsidR="16FE6EF4" w:rsidRDefault="16FE6EF4" w14:paraId="7E9800A9" w14:textId="03F2977E">
      <w:pPr>
        <w:pStyle w:val="CommentText"/>
      </w:pPr>
    </w:p>
  </w:comment>
  <w:comment w:initials="BP" w:author="Bryn Peterson" w:date="2024-08-19T11:20:42" w:id="927868882">
    <w:p w:rsidR="16FE6EF4" w:rsidRDefault="16FE6EF4" w14:paraId="60430587" w14:textId="7EF88508">
      <w:pPr>
        <w:pStyle w:val="CommentText"/>
      </w:pPr>
      <w:hyperlink r:id="Re9181317047f4b29">
        <w:r w:rsidRPr="16FE6EF4" w:rsidR="16FE6EF4">
          <w:rPr>
            <w:rStyle w:val="Hyperlink"/>
          </w:rPr>
          <w:t>https://docs.google.com/document/d/1D2RlPp7BBtPekbjhV-3FegaZDckBvM-D/edit</w:t>
        </w:r>
      </w:hyperlink>
      <w:r>
        <w:rPr>
          <w:rStyle w:val="CommentReference"/>
        </w:rPr>
        <w:annotationRef/>
      </w:r>
    </w:p>
    <w:p w:rsidR="16FE6EF4" w:rsidRDefault="16FE6EF4" w14:paraId="1AD7A3DD" w14:textId="420E0A4C">
      <w:pPr>
        <w:pStyle w:val="CommentText"/>
      </w:pPr>
    </w:p>
  </w:comment>
  <w:comment w:initials="BP" w:author="Bryn Peterson" w:date="2024-08-19T11:24:10" w:id="706702192">
    <w:p w:rsidR="16FE6EF4" w:rsidRDefault="16FE6EF4" w14:paraId="465D4E01" w14:textId="65A0989E">
      <w:pPr>
        <w:pStyle w:val="CommentText"/>
      </w:pPr>
      <w:r w:rsidR="16FE6EF4">
        <w:rPr/>
        <w:t>We can cut lines from the Utah section to meet the word count if needed</w:t>
      </w:r>
      <w:r>
        <w:rPr>
          <w:rStyle w:val="CommentReference"/>
        </w:rPr>
        <w:annotationRef/>
      </w:r>
    </w:p>
  </w:comment>
  <w:comment w:initials="GG" w:author="Gail M Godwin" w:date="2024-08-19T13:40:28" w:id="1968223393">
    <w:p w:rsidR="16FE6EF4" w:rsidRDefault="16FE6EF4" w14:paraId="6CBC7850" w14:textId="11D47C9E">
      <w:pPr>
        <w:pStyle w:val="CommentText"/>
      </w:pPr>
      <w:r w:rsidR="16FE6EF4">
        <w:rPr/>
        <w:t>like a scenario of someone? Tony Sampson is a side bar real example to our article. I am sure I din't mention that and do apologize...</w:t>
      </w:r>
      <w:r>
        <w:rPr>
          <w:rStyle w:val="CommentReference"/>
        </w:rPr>
        <w:annotationRef/>
      </w:r>
    </w:p>
  </w:comment>
  <w:comment w:initials="BP" w:author="Bryn Peterson" w:date="2024-08-19T11:58:12" w:id="1725451368">
    <w:p w:rsidR="16FE6EF4" w:rsidRDefault="16FE6EF4" w14:paraId="0F5D125B" w14:textId="3D0504FD">
      <w:pPr>
        <w:pStyle w:val="CommentText"/>
      </w:pPr>
      <w:r w:rsidR="16FE6EF4">
        <w:rPr/>
        <w:t>take this or leave this :). Edit the title for something better. This was my thought Maybe some things can be pulled from other sections.. Utah outlines more barriers, my thought was a little bit more here (or moving content from another place in the article) so it ends on the positive best practice we want to see rather than DOJ? Thoughts?</w:t>
      </w:r>
      <w:r>
        <w:rPr>
          <w:rStyle w:val="CommentReference"/>
        </w:rPr>
        <w:annotationRef/>
      </w:r>
    </w:p>
    <w:p w:rsidR="16FE6EF4" w:rsidRDefault="16FE6EF4" w14:paraId="5569CF4E" w14:textId="4EF9D17E">
      <w:pPr>
        <w:pStyle w:val="CommentText"/>
      </w:pPr>
    </w:p>
  </w:comment>
  <w:comment w:initials="GG" w:author="Gail M Godwin" w:date="2024-08-19T19:18:37" w:id="536371747">
    <w:p w:rsidR="16FE6EF4" w:rsidRDefault="16FE6EF4" w14:paraId="3B8EB438" w14:textId="72909A1E">
      <w:pPr>
        <w:pStyle w:val="CommentText"/>
      </w:pPr>
      <w:r w:rsidR="16FE6EF4">
        <w:rPr/>
        <w:t>I knew that!!! I think I thought I added it. I'm sorry - thank you for this. perfect!!</w:t>
      </w:r>
      <w:r>
        <w:rPr>
          <w:rStyle w:val="CommentReference"/>
        </w:rPr>
        <w:annotationRef/>
      </w:r>
    </w:p>
    <w:p w:rsidR="16FE6EF4" w:rsidRDefault="16FE6EF4" w14:paraId="0A5C2760" w14:textId="37B8135C">
      <w:pPr>
        <w:pStyle w:val="CommentText"/>
      </w:pPr>
    </w:p>
  </w:comment>
  <w:comment w:initials="GG" w:author="Gail M Godwin" w:date="2024-08-19T19:24:00" w:id="745389790">
    <w:p w:rsidR="16FE6EF4" w:rsidRDefault="16FE6EF4" w14:paraId="46E9AC2B" w14:textId="3FB8543D">
      <w:pPr>
        <w:pStyle w:val="CommentText"/>
      </w:pPr>
      <w:r w:rsidR="16FE6EF4">
        <w:rPr/>
        <w:t>I don't know if you are there - this is a document link to a google doc. Is that ok to use?</w:t>
      </w:r>
      <w:r>
        <w:rPr>
          <w:rStyle w:val="CommentReference"/>
        </w:rPr>
        <w:annotationRef/>
      </w:r>
    </w:p>
    <w:p w:rsidR="16FE6EF4" w:rsidRDefault="16FE6EF4" w14:paraId="1EF8C304" w14:textId="5B415B92">
      <w:pPr>
        <w:pStyle w:val="CommentText"/>
      </w:pPr>
    </w:p>
  </w:comment>
  <w:comment w:initials="BP" w:author="Bryn Peterson" w:date="2024-08-19T08:14:14" w:id="240925801">
    <w:p w:rsidR="16FE6EF4" w:rsidP="16FE6EF4" w:rsidRDefault="16FE6EF4" w14:paraId="3B11C1DC" w14:textId="7683F7C9">
      <w:pPr>
        <w:pStyle w:val="CommentText"/>
      </w:pPr>
      <w:r w:rsidR="16FE6EF4">
        <w:rPr/>
        <w:t xml:space="preserve">Might want to split up this content go back and forth with the Utah and MD examples to show what "could" be in self-directed services. </w:t>
      </w:r>
      <w:r>
        <w:rPr>
          <w:rStyle w:val="CommentReference"/>
        </w:rPr>
        <w:annotationRef/>
      </w:r>
    </w:p>
  </w:comment>
  <w:comment w:initials="BP" w:author="Bryn Peterson" w:date="2024-08-19T19:08:07" w:id="653198328">
    <w:p w:rsidR="16FE6EF4" w:rsidRDefault="16FE6EF4" w14:paraId="3B80FF82" w14:textId="7834AC3C">
      <w:pPr>
        <w:pStyle w:val="CommentText"/>
      </w:pPr>
      <w:r w:rsidR="16FE6EF4">
        <w:rPr/>
        <w:t xml:space="preserve">we are saying "land" 2x here. </w:t>
      </w:r>
      <w:r>
        <w:rPr>
          <w:rStyle w:val="CommentReference"/>
        </w:rPr>
        <w:annotationRef/>
      </w:r>
    </w:p>
  </w:comment>
  <w:comment w:initials="GG" w:author="Gail M Godwin" w:date="2024-08-19T21:08:09" w:id="960242700">
    <w:p w:rsidR="16FE6EF4" w:rsidRDefault="16FE6EF4" w14:paraId="25899101" w14:textId="6858BE52">
      <w:pPr>
        <w:pStyle w:val="CommentText"/>
      </w:pPr>
      <w:r w:rsidR="16FE6EF4">
        <w:rPr/>
        <w:t xml:space="preserve">HI Bryn :) - I'm only pairing down at this time. I think we are good on the first paragraph and beginning. I used the edits you made on the first round. </w:t>
      </w:r>
      <w:r>
        <w:rPr>
          <w:rStyle w:val="CommentReference"/>
        </w:rPr>
        <w:annotationRef/>
      </w:r>
    </w:p>
  </w:comment>
  <w:comment w:initials="GG" w:author="Gail M Godwin" w:date="2024-08-19T21:08:17" w:id="2013300531">
    <w:p w:rsidR="16FE6EF4" w:rsidRDefault="16FE6EF4" w14:paraId="60F36D74" w14:textId="4E8522E7">
      <w:pPr>
        <w:pStyle w:val="CommentText"/>
      </w:pPr>
      <w:r w:rsidR="16FE6EF4">
        <w:rPr/>
        <w:t>ok</w:t>
      </w:r>
      <w:r>
        <w:rPr>
          <w:rStyle w:val="CommentReference"/>
        </w:rPr>
        <w:annotationRef/>
      </w:r>
    </w:p>
    <w:p w:rsidR="16FE6EF4" w:rsidRDefault="16FE6EF4" w14:paraId="65622F70" w14:textId="21548D0E">
      <w:pPr>
        <w:pStyle w:val="CommentText"/>
      </w:pPr>
    </w:p>
  </w:comment>
  <w:comment w:initials="BP" w:author="Bryn Peterson" w:date="2024-08-19T19:08:39" w:id="1558873279">
    <w:p w:rsidR="16FE6EF4" w:rsidRDefault="16FE6EF4" w14:paraId="273A7A6B" w14:textId="2F4B5CE9">
      <w:pPr>
        <w:pStyle w:val="CommentText"/>
      </w:pPr>
      <w:r w:rsidR="16FE6EF4">
        <w:rPr/>
        <w:t>got it!</w:t>
      </w:r>
      <w:r>
        <w:rPr>
          <w:rStyle w:val="CommentReference"/>
        </w:rPr>
        <w:annotationRef/>
      </w:r>
    </w:p>
    <w:p w:rsidR="16FE6EF4" w:rsidRDefault="16FE6EF4" w14:paraId="6FC6D20C" w14:textId="705398D7">
      <w:pPr>
        <w:pStyle w:val="CommentText"/>
      </w:pPr>
    </w:p>
    <w:p w:rsidR="16FE6EF4" w:rsidRDefault="16FE6EF4" w14:paraId="34FADDF8" w14:textId="211FD9FC">
      <w:pPr>
        <w:pStyle w:val="CommentText"/>
      </w:pPr>
    </w:p>
  </w:comment>
  <w:comment w:initials="GG" w:author="Gail M Godwin" w:date="2024-08-19T21:09:37" w:id="413983773">
    <w:p w:rsidR="16FE6EF4" w:rsidRDefault="16FE6EF4" w14:paraId="6A69889C" w14:textId="72456C0C">
      <w:pPr>
        <w:pStyle w:val="CommentText"/>
      </w:pPr>
      <w:r w:rsidR="16FE6EF4">
        <w:rPr/>
        <w:t>I am finding things like that throughout. Do you want to see if this is a better flow of Utah, practices, solutions?  I'll keep puling out redundancies. I re-ordered it as you suggested - it's much better IMO!! ty</w:t>
      </w:r>
      <w:r>
        <w:rPr>
          <w:rStyle w:val="CommentReference"/>
        </w:rPr>
        <w:annotationRef/>
      </w:r>
    </w:p>
  </w:comment>
  <w:comment w:initials="BP" w:author="Bryn Peterson" w:date="2024-08-19T19:19:03" w:id="1626320380">
    <w:p w:rsidR="16FE6EF4" w:rsidRDefault="16FE6EF4" w14:paraId="229AB7C6" w14:textId="2B206452">
      <w:pPr>
        <w:pStyle w:val="CommentText"/>
      </w:pPr>
      <w:r w:rsidR="16FE6EF4">
        <w:rPr/>
        <w:t>Yes!</w:t>
      </w:r>
      <w:r>
        <w:rPr>
          <w:rStyle w:val="CommentReference"/>
        </w:rPr>
        <w:annotationRef/>
      </w:r>
    </w:p>
  </w:comment>
  <w:comment w:initials="BP" w:author="Bryn Peterson" w:date="2024-08-19T19:19:44" w:id="149936990">
    <w:p w:rsidR="16FE6EF4" w:rsidRDefault="16FE6EF4" w14:paraId="1BB1E11B" w14:textId="6967A2D8">
      <w:pPr>
        <w:pStyle w:val="CommentText"/>
      </w:pPr>
      <w:r w:rsidR="16FE6EF4">
        <w:rPr/>
        <w:t>providers could take notes on doing that better :)</w:t>
      </w:r>
      <w:r>
        <w:rPr>
          <w:rStyle w:val="CommentReference"/>
        </w:rPr>
        <w:annotationRef/>
      </w:r>
    </w:p>
  </w:comment>
  <w:comment w:initials="BP" w:author="Bryn Peterson" w:date="2024-08-19T19:21:50" w:id="790661038">
    <w:p w:rsidR="16FE6EF4" w:rsidRDefault="16FE6EF4" w14:paraId="4899E911" w14:textId="14662067">
      <w:pPr>
        <w:pStyle w:val="CommentText"/>
      </w:pPr>
      <w:r w:rsidR="16FE6EF4">
        <w:rPr/>
        <w:t xml:space="preserve"> Comment: technology too as a universal design that can benefit all employees not just the person with the disability. May not be space to go into all that. Just me getting excited.  </w:t>
      </w:r>
      <w:r>
        <w:rPr>
          <w:rStyle w:val="CommentReference"/>
        </w:rPr>
        <w:annotationRef/>
      </w:r>
    </w:p>
  </w:comment>
  <w:comment w:initials="BP" w:author="Bryn Peterson" w:date="2024-08-19T19:26:30" w:id="1759589859">
    <w:p w:rsidR="16FE6EF4" w:rsidRDefault="16FE6EF4" w14:paraId="4F75246D" w14:textId="13A8189B">
      <w:pPr>
        <w:pStyle w:val="CommentText"/>
      </w:pPr>
      <w:r w:rsidR="16FE6EF4">
        <w:rPr/>
        <w:t xml:space="preserve">Reviewed 8/19. Thanks Gail for leeting me contribute :). Let me know if MN has edits or questions. </w:t>
      </w:r>
      <w:r>
        <w:rPr>
          <w:rStyle w:val="CommentReference"/>
        </w:rPr>
        <w:annotationRef/>
      </w:r>
    </w:p>
  </w:comment>
  <w:comment w:initials="GG" w:author="Gail M Godwin" w:date="2024-08-19T21:30:48" w:id="610345861">
    <w:p w:rsidR="16FE6EF4" w:rsidRDefault="16FE6EF4" w14:paraId="152685E5" w14:textId="3499ED3F">
      <w:pPr>
        <w:pStyle w:val="CommentText"/>
      </w:pPr>
      <w:r w:rsidR="16FE6EF4">
        <w:rPr/>
        <w:t xml:space="preserve">Bryn. thank you for your very major contribution. Thank you so much!!!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F7A153A"/>
  <w15:commentEx w15:done="1" w15:paraId="6AE5EF1C" w15:paraIdParent="2F7A153A"/>
  <w15:commentEx w15:done="1" w15:paraId="1BD22332" w15:paraIdParent="2F7A153A"/>
  <w15:commentEx w15:done="1" w15:paraId="1916E4E3" w15:paraIdParent="2F7A153A"/>
  <w15:commentEx w15:done="1" w15:paraId="44989474"/>
  <w15:commentEx w15:done="1" w15:paraId="7E9800A9"/>
  <w15:commentEx w15:done="1" w15:paraId="1AD7A3DD" w15:paraIdParent="44989474"/>
  <w15:commentEx w15:done="1" w15:paraId="465D4E01" w15:paraIdParent="7E9800A9"/>
  <w15:commentEx w15:done="1" w15:paraId="6CBC7850" w15:paraIdParent="7E9800A9"/>
  <w15:commentEx w15:done="1" w15:paraId="5569CF4E" w15:paraIdParent="7E9800A9"/>
  <w15:commentEx w15:done="1" w15:paraId="0A5C2760" w15:paraIdParent="44989474"/>
  <w15:commentEx w15:done="1" w15:paraId="1EF8C304" w15:paraIdParent="44989474"/>
  <w15:commentEx w15:done="1" w15:paraId="3B11C1DC"/>
  <w15:commentEx w15:done="1" w15:paraId="3B80FF82"/>
  <w15:commentEx w15:done="1" w15:paraId="25899101"/>
  <w15:commentEx w15:done="1" w15:paraId="65622F70" w15:paraIdParent="3B80FF82"/>
  <w15:commentEx w15:done="1" w15:paraId="34FADDF8" w15:paraIdParent="25899101"/>
  <w15:commentEx w15:done="1" w15:paraId="6A69889C" w15:paraIdParent="3B80FF82"/>
  <w15:commentEx w15:done="1" w15:paraId="229AB7C6"/>
  <w15:commentEx w15:done="1" w15:paraId="1BB1E11B" w15:paraIdParent="229AB7C6"/>
  <w15:commentEx w15:done="1" w15:paraId="4899E911"/>
  <w15:commentEx w15:done="1" w15:paraId="4F75246D"/>
  <w15:commentEx w15:done="1" w15:paraId="152685E5" w15:paraIdParent="4F75246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B7D1A6" w16cex:dateUtc="2024-08-20T01:08:07.528Z"/>
  <w16cex:commentExtensible w16cex:durableId="04521892" w16cex:dateUtc="2024-08-19T23:24:00.296Z"/>
  <w16cex:commentExtensible w16cex:durableId="4DE7C747" w16cex:dateUtc="2024-08-19T23:18:37.412Z"/>
  <w16cex:commentExtensible w16cex:durableId="4A0A94BD" w16cex:dateUtc="2024-08-19T17:58:12.326Z"/>
  <w16cex:commentExtensible w16cex:durableId="03BA52D0" w16cex:dateUtc="2024-08-19T17:40:28.157Z"/>
  <w16cex:commentExtensible w16cex:durableId="6CE782ED" w16cex:dateUtc="2024-08-19T17:24:10.169Z"/>
  <w16cex:commentExtensible w16cex:durableId="14DD7B3E" w16cex:dateUtc="2024-08-19T17:20:42.652Z"/>
  <w16cex:commentExtensible w16cex:durableId="5709D6C5" w16cex:dateUtc="2024-08-19T17:16:57.09Z"/>
  <w16cex:commentExtensible w16cex:durableId="10133781" w16cex:dateUtc="2024-08-19T17:15:08.54Z"/>
  <w16cex:commentExtensible w16cex:durableId="03EA8DD4" w16cex:dateUtc="2024-08-19T13:34:53.555Z"/>
  <w16cex:commentExtensible w16cex:durableId="64B96C47" w16cex:dateUtc="2024-08-19T13:39:26.467Z"/>
  <w16cex:commentExtensible w16cex:durableId="51A3B8FA" w16cex:dateUtc="2024-08-19T15:14:08.963Z"/>
  <w16cex:commentExtensible w16cex:durableId="378DE771" w16cex:dateUtc="2024-08-19T14:14:14.72Z"/>
  <w16cex:commentExtensible w16cex:durableId="7E4B87C2" w16cex:dateUtc="2024-08-19T15:13:04.325Z"/>
  <w16cex:commentExtensible w16cex:durableId="78F4DB67" w16cex:dateUtc="2024-08-20T01:08:09.229Z"/>
  <w16cex:commentExtensible w16cex:durableId="10AD95A6" w16cex:dateUtc="2024-08-20T01:08:17.81Z"/>
  <w16cex:commentExtensible w16cex:durableId="4EA1118F" w16cex:dateUtc="2024-08-20T01:08:39.633Z"/>
  <w16cex:commentExtensible w16cex:durableId="09AA03A5" w16cex:dateUtc="2024-08-20T01:09:37.516Z"/>
  <w16cex:commentExtensible w16cex:durableId="20B2E5B0" w16cex:dateUtc="2024-08-20T01:19:03.761Z"/>
  <w16cex:commentExtensible w16cex:durableId="1ED553B8" w16cex:dateUtc="2024-08-20T01:19:44.749Z"/>
  <w16cex:commentExtensible w16cex:durableId="6FDF556C" w16cex:dateUtc="2024-08-20T01:21:50.02Z"/>
  <w16cex:commentExtensible w16cex:durableId="115798B2" w16cex:dateUtc="2024-08-20T01:26:30.684Z"/>
  <w16cex:commentExtensible w16cex:durableId="79BA2D33" w16cex:dateUtc="2024-08-20T01:30:48.47Z"/>
</w16cex:commentsExtensible>
</file>

<file path=word/commentsIds.xml><?xml version="1.0" encoding="utf-8"?>
<w16cid:commentsIds xmlns:mc="http://schemas.openxmlformats.org/markup-compatibility/2006" xmlns:w16cid="http://schemas.microsoft.com/office/word/2016/wordml/cid" mc:Ignorable="w16cid">
  <w16cid:commentId w16cid:paraId="2F7A153A" w16cid:durableId="03EA8DD4"/>
  <w16cid:commentId w16cid:paraId="6AE5EF1C" w16cid:durableId="64B96C47"/>
  <w16cid:commentId w16cid:paraId="1BD22332" w16cid:durableId="7E4B87C2"/>
  <w16cid:commentId w16cid:paraId="1916E4E3" w16cid:durableId="51A3B8FA"/>
  <w16cid:commentId w16cid:paraId="44989474" w16cid:durableId="10133781"/>
  <w16cid:commentId w16cid:paraId="7E9800A9" w16cid:durableId="5709D6C5"/>
  <w16cid:commentId w16cid:paraId="1AD7A3DD" w16cid:durableId="14DD7B3E"/>
  <w16cid:commentId w16cid:paraId="465D4E01" w16cid:durableId="6CE782ED"/>
  <w16cid:commentId w16cid:paraId="6CBC7850" w16cid:durableId="03BA52D0"/>
  <w16cid:commentId w16cid:paraId="5569CF4E" w16cid:durableId="4A0A94BD"/>
  <w16cid:commentId w16cid:paraId="0A5C2760" w16cid:durableId="4DE7C747"/>
  <w16cid:commentId w16cid:paraId="1EF8C304" w16cid:durableId="04521892"/>
  <w16cid:commentId w16cid:paraId="3B11C1DC" w16cid:durableId="378DE771"/>
  <w16cid:commentId w16cid:paraId="3B80FF82" w16cid:durableId="5DB7D1A6"/>
  <w16cid:commentId w16cid:paraId="25899101" w16cid:durableId="78F4DB67"/>
  <w16cid:commentId w16cid:paraId="65622F70" w16cid:durableId="10AD95A6"/>
  <w16cid:commentId w16cid:paraId="34FADDF8" w16cid:durableId="4EA1118F"/>
  <w16cid:commentId w16cid:paraId="6A69889C" w16cid:durableId="09AA03A5"/>
  <w16cid:commentId w16cid:paraId="229AB7C6" w16cid:durableId="20B2E5B0"/>
  <w16cid:commentId w16cid:paraId="1BB1E11B" w16cid:durableId="1ED553B8"/>
  <w16cid:commentId w16cid:paraId="4899E911" w16cid:durableId="6FDF556C"/>
  <w16cid:commentId w16cid:paraId="4F75246D" w16cid:durableId="115798B2"/>
  <w16cid:commentId w16cid:paraId="152685E5" w16cid:durableId="79BA2D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bookmark int2:bookmarkName="_Int_Zmbc3rqA" int2:invalidationBookmarkName="" int2:hashCode="ND7RYG06fo3rPa" int2:id="ZpGCsNM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
    <w:nsid w:val="6bf43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09f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6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3da1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aef5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5A19FB"/>
    <w:multiLevelType w:val="hybridMultilevel"/>
    <w:tmpl w:val="FFFFFFFF"/>
    <w:lvl w:ilvl="0" w:tplc="13EC954A">
      <w:start w:val="1"/>
      <w:numFmt w:val="bullet"/>
      <w:lvlText w:val=""/>
      <w:lvlJc w:val="left"/>
      <w:pPr>
        <w:ind w:left="720" w:hanging="360"/>
      </w:pPr>
      <w:rPr>
        <w:rFonts w:hint="default" w:ascii="Symbol" w:hAnsi="Symbol"/>
      </w:rPr>
    </w:lvl>
    <w:lvl w:ilvl="1" w:tplc="DC86BF68">
      <w:start w:val="1"/>
      <w:numFmt w:val="bullet"/>
      <w:lvlText w:val="o"/>
      <w:lvlJc w:val="left"/>
      <w:pPr>
        <w:ind w:left="1440" w:hanging="360"/>
      </w:pPr>
      <w:rPr>
        <w:rFonts w:hint="default" w:ascii="Courier New" w:hAnsi="Courier New"/>
      </w:rPr>
    </w:lvl>
    <w:lvl w:ilvl="2" w:tplc="9CB4534E">
      <w:start w:val="1"/>
      <w:numFmt w:val="bullet"/>
      <w:lvlText w:val=""/>
      <w:lvlJc w:val="left"/>
      <w:pPr>
        <w:ind w:left="2160" w:hanging="360"/>
      </w:pPr>
      <w:rPr>
        <w:rFonts w:hint="default" w:ascii="Wingdings" w:hAnsi="Wingdings"/>
      </w:rPr>
    </w:lvl>
    <w:lvl w:ilvl="3" w:tplc="61EE6834">
      <w:start w:val="1"/>
      <w:numFmt w:val="bullet"/>
      <w:lvlText w:val=""/>
      <w:lvlJc w:val="left"/>
      <w:pPr>
        <w:ind w:left="2880" w:hanging="360"/>
      </w:pPr>
      <w:rPr>
        <w:rFonts w:hint="default" w:ascii="Symbol" w:hAnsi="Symbol"/>
      </w:rPr>
    </w:lvl>
    <w:lvl w:ilvl="4" w:tplc="F2C0506C">
      <w:start w:val="1"/>
      <w:numFmt w:val="bullet"/>
      <w:lvlText w:val="o"/>
      <w:lvlJc w:val="left"/>
      <w:pPr>
        <w:ind w:left="3600" w:hanging="360"/>
      </w:pPr>
      <w:rPr>
        <w:rFonts w:hint="default" w:ascii="Courier New" w:hAnsi="Courier New"/>
      </w:rPr>
    </w:lvl>
    <w:lvl w:ilvl="5" w:tplc="B0706A0C">
      <w:start w:val="1"/>
      <w:numFmt w:val="bullet"/>
      <w:lvlText w:val=""/>
      <w:lvlJc w:val="left"/>
      <w:pPr>
        <w:ind w:left="4320" w:hanging="360"/>
      </w:pPr>
      <w:rPr>
        <w:rFonts w:hint="default" w:ascii="Wingdings" w:hAnsi="Wingdings"/>
      </w:rPr>
    </w:lvl>
    <w:lvl w:ilvl="6" w:tplc="DF6601D0">
      <w:start w:val="1"/>
      <w:numFmt w:val="bullet"/>
      <w:lvlText w:val=""/>
      <w:lvlJc w:val="left"/>
      <w:pPr>
        <w:ind w:left="5040" w:hanging="360"/>
      </w:pPr>
      <w:rPr>
        <w:rFonts w:hint="default" w:ascii="Symbol" w:hAnsi="Symbol"/>
      </w:rPr>
    </w:lvl>
    <w:lvl w:ilvl="7" w:tplc="DDC8C656">
      <w:start w:val="1"/>
      <w:numFmt w:val="bullet"/>
      <w:lvlText w:val="o"/>
      <w:lvlJc w:val="left"/>
      <w:pPr>
        <w:ind w:left="5760" w:hanging="360"/>
      </w:pPr>
      <w:rPr>
        <w:rFonts w:hint="default" w:ascii="Courier New" w:hAnsi="Courier New"/>
      </w:rPr>
    </w:lvl>
    <w:lvl w:ilvl="8" w:tplc="63D8E31C">
      <w:start w:val="1"/>
      <w:numFmt w:val="bullet"/>
      <w:lvlText w:val=""/>
      <w:lvlJc w:val="left"/>
      <w:pPr>
        <w:ind w:left="6480" w:hanging="360"/>
      </w:pPr>
      <w:rPr>
        <w:rFonts w:hint="default" w:ascii="Wingdings" w:hAnsi="Wingdings"/>
      </w:rPr>
    </w:lvl>
  </w:abstractNum>
  <w:abstractNum w:abstractNumId="1" w15:restartNumberingAfterBreak="0">
    <w:nsid w:val="336312B2"/>
    <w:multiLevelType w:val="hybridMultilevel"/>
    <w:tmpl w:val="FFFFFFFF"/>
    <w:lvl w:ilvl="0" w:tplc="2FC646DA">
      <w:start w:val="1"/>
      <w:numFmt w:val="bullet"/>
      <w:lvlText w:val=""/>
      <w:lvlJc w:val="left"/>
      <w:pPr>
        <w:ind w:left="720" w:hanging="360"/>
      </w:pPr>
      <w:rPr>
        <w:rFonts w:hint="default" w:ascii="Symbol" w:hAnsi="Symbol"/>
      </w:rPr>
    </w:lvl>
    <w:lvl w:ilvl="1" w:tplc="85AA3D88">
      <w:start w:val="1"/>
      <w:numFmt w:val="bullet"/>
      <w:lvlText w:val="o"/>
      <w:lvlJc w:val="left"/>
      <w:pPr>
        <w:ind w:left="1440" w:hanging="360"/>
      </w:pPr>
      <w:rPr>
        <w:rFonts w:hint="default" w:ascii="Courier New" w:hAnsi="Courier New"/>
      </w:rPr>
    </w:lvl>
    <w:lvl w:ilvl="2" w:tplc="E0D858BE">
      <w:start w:val="1"/>
      <w:numFmt w:val="bullet"/>
      <w:lvlText w:val=""/>
      <w:lvlJc w:val="left"/>
      <w:pPr>
        <w:ind w:left="2160" w:hanging="360"/>
      </w:pPr>
      <w:rPr>
        <w:rFonts w:hint="default" w:ascii="Wingdings" w:hAnsi="Wingdings"/>
      </w:rPr>
    </w:lvl>
    <w:lvl w:ilvl="3" w:tplc="D45EA732">
      <w:start w:val="1"/>
      <w:numFmt w:val="bullet"/>
      <w:lvlText w:val=""/>
      <w:lvlJc w:val="left"/>
      <w:pPr>
        <w:ind w:left="2880" w:hanging="360"/>
      </w:pPr>
      <w:rPr>
        <w:rFonts w:hint="default" w:ascii="Symbol" w:hAnsi="Symbol"/>
      </w:rPr>
    </w:lvl>
    <w:lvl w:ilvl="4" w:tplc="B8DEBBDE">
      <w:start w:val="1"/>
      <w:numFmt w:val="bullet"/>
      <w:lvlText w:val="o"/>
      <w:lvlJc w:val="left"/>
      <w:pPr>
        <w:ind w:left="3600" w:hanging="360"/>
      </w:pPr>
      <w:rPr>
        <w:rFonts w:hint="default" w:ascii="Courier New" w:hAnsi="Courier New"/>
      </w:rPr>
    </w:lvl>
    <w:lvl w:ilvl="5" w:tplc="CE14687E">
      <w:start w:val="1"/>
      <w:numFmt w:val="bullet"/>
      <w:lvlText w:val=""/>
      <w:lvlJc w:val="left"/>
      <w:pPr>
        <w:ind w:left="4320" w:hanging="360"/>
      </w:pPr>
      <w:rPr>
        <w:rFonts w:hint="default" w:ascii="Wingdings" w:hAnsi="Wingdings"/>
      </w:rPr>
    </w:lvl>
    <w:lvl w:ilvl="6" w:tplc="0900B0B0">
      <w:start w:val="1"/>
      <w:numFmt w:val="bullet"/>
      <w:lvlText w:val=""/>
      <w:lvlJc w:val="left"/>
      <w:pPr>
        <w:ind w:left="5040" w:hanging="360"/>
      </w:pPr>
      <w:rPr>
        <w:rFonts w:hint="default" w:ascii="Symbol" w:hAnsi="Symbol"/>
      </w:rPr>
    </w:lvl>
    <w:lvl w:ilvl="7" w:tplc="C0F4EB48">
      <w:start w:val="1"/>
      <w:numFmt w:val="bullet"/>
      <w:lvlText w:val="o"/>
      <w:lvlJc w:val="left"/>
      <w:pPr>
        <w:ind w:left="5760" w:hanging="360"/>
      </w:pPr>
      <w:rPr>
        <w:rFonts w:hint="default" w:ascii="Courier New" w:hAnsi="Courier New"/>
      </w:rPr>
    </w:lvl>
    <w:lvl w:ilvl="8" w:tplc="C86416F6">
      <w:start w:val="1"/>
      <w:numFmt w:val="bullet"/>
      <w:lvlText w:val=""/>
      <w:lvlJc w:val="left"/>
      <w:pPr>
        <w:ind w:left="6480" w:hanging="360"/>
      </w:pPr>
      <w:rPr>
        <w:rFonts w:hint="default" w:ascii="Wingdings" w:hAnsi="Wingdings"/>
      </w:rPr>
    </w:lvl>
  </w:abstractNum>
  <w:abstractNum w:abstractNumId="2" w15:restartNumberingAfterBreak="0">
    <w:nsid w:val="4F719DFC"/>
    <w:multiLevelType w:val="hybridMultilevel"/>
    <w:tmpl w:val="FFFFFFFF"/>
    <w:lvl w:ilvl="0" w:tplc="614AA868">
      <w:start w:val="1"/>
      <w:numFmt w:val="bullet"/>
      <w:lvlText w:val=""/>
      <w:lvlJc w:val="left"/>
      <w:pPr>
        <w:ind w:left="720" w:hanging="360"/>
      </w:pPr>
      <w:rPr>
        <w:rFonts w:hint="default" w:ascii="Symbol" w:hAnsi="Symbol"/>
      </w:rPr>
    </w:lvl>
    <w:lvl w:ilvl="1" w:tplc="33BE7D84">
      <w:start w:val="1"/>
      <w:numFmt w:val="bullet"/>
      <w:lvlText w:val="o"/>
      <w:lvlJc w:val="left"/>
      <w:pPr>
        <w:ind w:left="1440" w:hanging="360"/>
      </w:pPr>
      <w:rPr>
        <w:rFonts w:hint="default" w:ascii="Courier New" w:hAnsi="Courier New"/>
      </w:rPr>
    </w:lvl>
    <w:lvl w:ilvl="2" w:tplc="C0C03E42">
      <w:start w:val="1"/>
      <w:numFmt w:val="bullet"/>
      <w:lvlText w:val=""/>
      <w:lvlJc w:val="left"/>
      <w:pPr>
        <w:ind w:left="2160" w:hanging="360"/>
      </w:pPr>
      <w:rPr>
        <w:rFonts w:hint="default" w:ascii="Wingdings" w:hAnsi="Wingdings"/>
      </w:rPr>
    </w:lvl>
    <w:lvl w:ilvl="3" w:tplc="BEEAC842">
      <w:start w:val="1"/>
      <w:numFmt w:val="bullet"/>
      <w:lvlText w:val=""/>
      <w:lvlJc w:val="left"/>
      <w:pPr>
        <w:ind w:left="2880" w:hanging="360"/>
      </w:pPr>
      <w:rPr>
        <w:rFonts w:hint="default" w:ascii="Symbol" w:hAnsi="Symbol"/>
      </w:rPr>
    </w:lvl>
    <w:lvl w:ilvl="4" w:tplc="0C080512">
      <w:start w:val="1"/>
      <w:numFmt w:val="bullet"/>
      <w:lvlText w:val="o"/>
      <w:lvlJc w:val="left"/>
      <w:pPr>
        <w:ind w:left="3600" w:hanging="360"/>
      </w:pPr>
      <w:rPr>
        <w:rFonts w:hint="default" w:ascii="Courier New" w:hAnsi="Courier New"/>
      </w:rPr>
    </w:lvl>
    <w:lvl w:ilvl="5" w:tplc="CEBCA9AE">
      <w:start w:val="1"/>
      <w:numFmt w:val="bullet"/>
      <w:lvlText w:val=""/>
      <w:lvlJc w:val="left"/>
      <w:pPr>
        <w:ind w:left="4320" w:hanging="360"/>
      </w:pPr>
      <w:rPr>
        <w:rFonts w:hint="default" w:ascii="Wingdings" w:hAnsi="Wingdings"/>
      </w:rPr>
    </w:lvl>
    <w:lvl w:ilvl="6" w:tplc="FB30F998">
      <w:start w:val="1"/>
      <w:numFmt w:val="bullet"/>
      <w:lvlText w:val=""/>
      <w:lvlJc w:val="left"/>
      <w:pPr>
        <w:ind w:left="5040" w:hanging="360"/>
      </w:pPr>
      <w:rPr>
        <w:rFonts w:hint="default" w:ascii="Symbol" w:hAnsi="Symbol"/>
      </w:rPr>
    </w:lvl>
    <w:lvl w:ilvl="7" w:tplc="C5FCD46C">
      <w:start w:val="1"/>
      <w:numFmt w:val="bullet"/>
      <w:lvlText w:val="o"/>
      <w:lvlJc w:val="left"/>
      <w:pPr>
        <w:ind w:left="5760" w:hanging="360"/>
      </w:pPr>
      <w:rPr>
        <w:rFonts w:hint="default" w:ascii="Courier New" w:hAnsi="Courier New"/>
      </w:rPr>
    </w:lvl>
    <w:lvl w:ilvl="8" w:tplc="CABC2BD0">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5">
    <w:abstractNumId w:val="4"/>
  </w:num>
  <w:num w:numId="4">
    <w:abstractNumId w:val="3"/>
  </w:num>
  <w:num w:numId="1" w16cid:durableId="662125297">
    <w:abstractNumId w:val="0"/>
  </w:num>
  <w:num w:numId="2" w16cid:durableId="1106728641">
    <w:abstractNumId w:val="2"/>
  </w:num>
  <w:num w:numId="3" w16cid:durableId="1439331105">
    <w:abstractNumId w:val="1"/>
  </w:num>
</w:numbering>
</file>

<file path=word/people.xml><?xml version="1.0" encoding="utf-8"?>
<w15:people xmlns:mc="http://schemas.openxmlformats.org/markup-compatibility/2006" xmlns:w15="http://schemas.microsoft.com/office/word/2012/wordml" mc:Ignorable="w15">
  <w15:person w15:author="Bryn Peterson">
    <w15:presenceInfo w15:providerId="AD" w15:userId="S::bryn.peterson@umb.edu::fd16c8ef-faa2-4aae-bb46-064735fd85dc"/>
  </w15:person>
  <w15:person w15:author="Gail M Godwin">
    <w15:presenceInfo w15:providerId="AD" w15:userId="S::gail.godwin@umb.edu::b4e9705e-3fab-47a4-8955-a968c32a97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F7F984"/>
    <w:rsid w:val="0005AA3A"/>
    <w:rsid w:val="000A89DA"/>
    <w:rsid w:val="0011D075"/>
    <w:rsid w:val="0018928E"/>
    <w:rsid w:val="001CF03D"/>
    <w:rsid w:val="003284CC"/>
    <w:rsid w:val="006E6872"/>
    <w:rsid w:val="007D077C"/>
    <w:rsid w:val="00889B92"/>
    <w:rsid w:val="00ABD8DF"/>
    <w:rsid w:val="00BA72B2"/>
    <w:rsid w:val="00C75A09"/>
    <w:rsid w:val="00E1E57E"/>
    <w:rsid w:val="00E5F42C"/>
    <w:rsid w:val="010B0749"/>
    <w:rsid w:val="011ADEA2"/>
    <w:rsid w:val="01208534"/>
    <w:rsid w:val="0121516F"/>
    <w:rsid w:val="0147B064"/>
    <w:rsid w:val="0164725F"/>
    <w:rsid w:val="017C0E0F"/>
    <w:rsid w:val="01862CA8"/>
    <w:rsid w:val="01E05C9B"/>
    <w:rsid w:val="01F0244C"/>
    <w:rsid w:val="01F9BC11"/>
    <w:rsid w:val="0201FDA1"/>
    <w:rsid w:val="02079127"/>
    <w:rsid w:val="020A18B3"/>
    <w:rsid w:val="020ED53D"/>
    <w:rsid w:val="0223A92F"/>
    <w:rsid w:val="0225D96B"/>
    <w:rsid w:val="023FCDB0"/>
    <w:rsid w:val="0243DB11"/>
    <w:rsid w:val="024DD122"/>
    <w:rsid w:val="024ECC5C"/>
    <w:rsid w:val="024F3E99"/>
    <w:rsid w:val="025C91BC"/>
    <w:rsid w:val="0260CED2"/>
    <w:rsid w:val="027A9C9A"/>
    <w:rsid w:val="0282F2C8"/>
    <w:rsid w:val="029BEBC0"/>
    <w:rsid w:val="02A30107"/>
    <w:rsid w:val="02BB0788"/>
    <w:rsid w:val="02C044B8"/>
    <w:rsid w:val="02E307ED"/>
    <w:rsid w:val="02EB51E9"/>
    <w:rsid w:val="02EEC284"/>
    <w:rsid w:val="02FC1305"/>
    <w:rsid w:val="03033BE2"/>
    <w:rsid w:val="03216C1D"/>
    <w:rsid w:val="0332DA01"/>
    <w:rsid w:val="0341EFB4"/>
    <w:rsid w:val="034946D1"/>
    <w:rsid w:val="035AB39A"/>
    <w:rsid w:val="038F385F"/>
    <w:rsid w:val="03957F33"/>
    <w:rsid w:val="03ADAFBE"/>
    <w:rsid w:val="03B09118"/>
    <w:rsid w:val="03B226FA"/>
    <w:rsid w:val="03F8C25A"/>
    <w:rsid w:val="040FC9D8"/>
    <w:rsid w:val="0426D92D"/>
    <w:rsid w:val="043099F1"/>
    <w:rsid w:val="045D2C8A"/>
    <w:rsid w:val="048BDBE5"/>
    <w:rsid w:val="04A0E184"/>
    <w:rsid w:val="04AFB6D2"/>
    <w:rsid w:val="04C95634"/>
    <w:rsid w:val="04DF3B05"/>
    <w:rsid w:val="04F23FEE"/>
    <w:rsid w:val="04F4A5CA"/>
    <w:rsid w:val="05118CBC"/>
    <w:rsid w:val="051A4895"/>
    <w:rsid w:val="051B4762"/>
    <w:rsid w:val="05209A27"/>
    <w:rsid w:val="05348C43"/>
    <w:rsid w:val="0546721C"/>
    <w:rsid w:val="05565637"/>
    <w:rsid w:val="055FB5CF"/>
    <w:rsid w:val="05CD0FE7"/>
    <w:rsid w:val="05D1EB7F"/>
    <w:rsid w:val="05F3F4B6"/>
    <w:rsid w:val="05FA13C1"/>
    <w:rsid w:val="0631EB94"/>
    <w:rsid w:val="0644A789"/>
    <w:rsid w:val="065AB7AB"/>
    <w:rsid w:val="0680005D"/>
    <w:rsid w:val="06862213"/>
    <w:rsid w:val="0699BC60"/>
    <w:rsid w:val="06CABDF4"/>
    <w:rsid w:val="06DB8171"/>
    <w:rsid w:val="06F50877"/>
    <w:rsid w:val="0704FD6F"/>
    <w:rsid w:val="07094043"/>
    <w:rsid w:val="072C25C5"/>
    <w:rsid w:val="074296D7"/>
    <w:rsid w:val="074DF6A5"/>
    <w:rsid w:val="07885E2F"/>
    <w:rsid w:val="078BA04E"/>
    <w:rsid w:val="079C4CA7"/>
    <w:rsid w:val="07A49E4F"/>
    <w:rsid w:val="07C0557F"/>
    <w:rsid w:val="07CB330E"/>
    <w:rsid w:val="08015A51"/>
    <w:rsid w:val="082E9874"/>
    <w:rsid w:val="083B6CC6"/>
    <w:rsid w:val="08C37BA6"/>
    <w:rsid w:val="08D36EC7"/>
    <w:rsid w:val="08D79F88"/>
    <w:rsid w:val="08D85C19"/>
    <w:rsid w:val="08F2D79B"/>
    <w:rsid w:val="09118484"/>
    <w:rsid w:val="0911BC2B"/>
    <w:rsid w:val="0960E6E6"/>
    <w:rsid w:val="0961F31D"/>
    <w:rsid w:val="09812C00"/>
    <w:rsid w:val="09835BFE"/>
    <w:rsid w:val="0992961D"/>
    <w:rsid w:val="09BD942C"/>
    <w:rsid w:val="09D81476"/>
    <w:rsid w:val="0A0B0820"/>
    <w:rsid w:val="0A1FCFDC"/>
    <w:rsid w:val="0A49BFF5"/>
    <w:rsid w:val="0A4D078C"/>
    <w:rsid w:val="0A4F61EA"/>
    <w:rsid w:val="0A51D80F"/>
    <w:rsid w:val="0A6FDD95"/>
    <w:rsid w:val="0A7DAD70"/>
    <w:rsid w:val="0A8694BA"/>
    <w:rsid w:val="0A86C2EB"/>
    <w:rsid w:val="0A8E22DD"/>
    <w:rsid w:val="0AAB82AA"/>
    <w:rsid w:val="0AB1D6E5"/>
    <w:rsid w:val="0AB49910"/>
    <w:rsid w:val="0AB9B8D5"/>
    <w:rsid w:val="0ABDC218"/>
    <w:rsid w:val="0ADAB26D"/>
    <w:rsid w:val="0ADFAB18"/>
    <w:rsid w:val="0ADFE775"/>
    <w:rsid w:val="0AE5D208"/>
    <w:rsid w:val="0AFCDF9F"/>
    <w:rsid w:val="0B10537D"/>
    <w:rsid w:val="0B19146D"/>
    <w:rsid w:val="0B2A8E43"/>
    <w:rsid w:val="0B35E7E0"/>
    <w:rsid w:val="0B3A7258"/>
    <w:rsid w:val="0B6A0A2B"/>
    <w:rsid w:val="0B73E57B"/>
    <w:rsid w:val="0B7C9637"/>
    <w:rsid w:val="0B9EA47F"/>
    <w:rsid w:val="0BA660B3"/>
    <w:rsid w:val="0BAB1F46"/>
    <w:rsid w:val="0BADEF50"/>
    <w:rsid w:val="0BB438FD"/>
    <w:rsid w:val="0BB4E705"/>
    <w:rsid w:val="0BEE4845"/>
    <w:rsid w:val="0BFB8000"/>
    <w:rsid w:val="0BFFC976"/>
    <w:rsid w:val="0C14FE8B"/>
    <w:rsid w:val="0C464F93"/>
    <w:rsid w:val="0C584694"/>
    <w:rsid w:val="0C5AD488"/>
    <w:rsid w:val="0CA0883B"/>
    <w:rsid w:val="0CA1CB58"/>
    <w:rsid w:val="0CAB1391"/>
    <w:rsid w:val="0CAD1E3E"/>
    <w:rsid w:val="0CC2BD12"/>
    <w:rsid w:val="0CC8285E"/>
    <w:rsid w:val="0CCAF822"/>
    <w:rsid w:val="0D0DA761"/>
    <w:rsid w:val="0D275A46"/>
    <w:rsid w:val="0D2AFAE5"/>
    <w:rsid w:val="0D4FFE6A"/>
    <w:rsid w:val="0D705F0E"/>
    <w:rsid w:val="0D820BF9"/>
    <w:rsid w:val="0DC363BA"/>
    <w:rsid w:val="0DC5D220"/>
    <w:rsid w:val="0DECBBE8"/>
    <w:rsid w:val="0DF6E8E9"/>
    <w:rsid w:val="0DF92B03"/>
    <w:rsid w:val="0E13DA49"/>
    <w:rsid w:val="0E27E1E6"/>
    <w:rsid w:val="0E2835E2"/>
    <w:rsid w:val="0E2A8074"/>
    <w:rsid w:val="0E2AB8A9"/>
    <w:rsid w:val="0E3E3430"/>
    <w:rsid w:val="0E497680"/>
    <w:rsid w:val="0E50FB42"/>
    <w:rsid w:val="0E5BE714"/>
    <w:rsid w:val="0E7E9FE9"/>
    <w:rsid w:val="0E992D2C"/>
    <w:rsid w:val="0EA25715"/>
    <w:rsid w:val="0EBD9F9A"/>
    <w:rsid w:val="0EBE9B7F"/>
    <w:rsid w:val="0EC08B22"/>
    <w:rsid w:val="0EC30375"/>
    <w:rsid w:val="0EF57F01"/>
    <w:rsid w:val="0EF7378A"/>
    <w:rsid w:val="0F1C13B9"/>
    <w:rsid w:val="0F918118"/>
    <w:rsid w:val="0FA5FD0D"/>
    <w:rsid w:val="0FBFAC8A"/>
    <w:rsid w:val="0FC9BB53"/>
    <w:rsid w:val="0FCE21D3"/>
    <w:rsid w:val="10117BEF"/>
    <w:rsid w:val="101D50FC"/>
    <w:rsid w:val="1032B6AD"/>
    <w:rsid w:val="10333B71"/>
    <w:rsid w:val="1045FC08"/>
    <w:rsid w:val="1057DD09"/>
    <w:rsid w:val="1058A13D"/>
    <w:rsid w:val="10697F66"/>
    <w:rsid w:val="10727E49"/>
    <w:rsid w:val="10899CBA"/>
    <w:rsid w:val="109F1AEC"/>
    <w:rsid w:val="10B06DBC"/>
    <w:rsid w:val="10B661FD"/>
    <w:rsid w:val="10BCD3C0"/>
    <w:rsid w:val="11241BAC"/>
    <w:rsid w:val="1133659B"/>
    <w:rsid w:val="113CD4C4"/>
    <w:rsid w:val="113F7249"/>
    <w:rsid w:val="11585E85"/>
    <w:rsid w:val="11619C12"/>
    <w:rsid w:val="11721FAF"/>
    <w:rsid w:val="117E1C36"/>
    <w:rsid w:val="1184F1B8"/>
    <w:rsid w:val="11B90867"/>
    <w:rsid w:val="11DA2400"/>
    <w:rsid w:val="11FCF4A1"/>
    <w:rsid w:val="120868AB"/>
    <w:rsid w:val="1216BCAE"/>
    <w:rsid w:val="1221F4FE"/>
    <w:rsid w:val="124F2B87"/>
    <w:rsid w:val="12570553"/>
    <w:rsid w:val="125CF5C6"/>
    <w:rsid w:val="12760875"/>
    <w:rsid w:val="12808582"/>
    <w:rsid w:val="12871746"/>
    <w:rsid w:val="1295C3FA"/>
    <w:rsid w:val="12963F89"/>
    <w:rsid w:val="12A0179C"/>
    <w:rsid w:val="12C15B98"/>
    <w:rsid w:val="12D66CFC"/>
    <w:rsid w:val="12D71042"/>
    <w:rsid w:val="12D97311"/>
    <w:rsid w:val="12DD77F6"/>
    <w:rsid w:val="12DF017C"/>
    <w:rsid w:val="12F0228F"/>
    <w:rsid w:val="12FD28B7"/>
    <w:rsid w:val="1303FB6C"/>
    <w:rsid w:val="130821B8"/>
    <w:rsid w:val="130A204A"/>
    <w:rsid w:val="133D4A10"/>
    <w:rsid w:val="134772E7"/>
    <w:rsid w:val="134FDE8D"/>
    <w:rsid w:val="137F2DFE"/>
    <w:rsid w:val="1380D4CD"/>
    <w:rsid w:val="138566F6"/>
    <w:rsid w:val="138C9BF6"/>
    <w:rsid w:val="13A37E08"/>
    <w:rsid w:val="13D76689"/>
    <w:rsid w:val="13F1DAFD"/>
    <w:rsid w:val="13FF2585"/>
    <w:rsid w:val="140108B9"/>
    <w:rsid w:val="14483EC5"/>
    <w:rsid w:val="1450CEFC"/>
    <w:rsid w:val="1468CE80"/>
    <w:rsid w:val="148A42C5"/>
    <w:rsid w:val="149686D7"/>
    <w:rsid w:val="1496A4DB"/>
    <w:rsid w:val="14C217ED"/>
    <w:rsid w:val="14CCBA4C"/>
    <w:rsid w:val="14D9CA3E"/>
    <w:rsid w:val="14E1D71A"/>
    <w:rsid w:val="14F49AF1"/>
    <w:rsid w:val="14F78636"/>
    <w:rsid w:val="15054A86"/>
    <w:rsid w:val="15070E1C"/>
    <w:rsid w:val="1522DC54"/>
    <w:rsid w:val="1535D6B7"/>
    <w:rsid w:val="156F778C"/>
    <w:rsid w:val="157041A2"/>
    <w:rsid w:val="157B78B6"/>
    <w:rsid w:val="1593361B"/>
    <w:rsid w:val="15D34CCA"/>
    <w:rsid w:val="15D7902D"/>
    <w:rsid w:val="1613D158"/>
    <w:rsid w:val="162A87DF"/>
    <w:rsid w:val="1669B071"/>
    <w:rsid w:val="16724DC4"/>
    <w:rsid w:val="168ADC97"/>
    <w:rsid w:val="1692BFCE"/>
    <w:rsid w:val="1698E2FF"/>
    <w:rsid w:val="169D0472"/>
    <w:rsid w:val="169F760F"/>
    <w:rsid w:val="16A3F35F"/>
    <w:rsid w:val="16A53292"/>
    <w:rsid w:val="16A9F2E3"/>
    <w:rsid w:val="16C6F54E"/>
    <w:rsid w:val="16CCE3F5"/>
    <w:rsid w:val="16EE1588"/>
    <w:rsid w:val="16FE6EF4"/>
    <w:rsid w:val="170B107D"/>
    <w:rsid w:val="1717A9CC"/>
    <w:rsid w:val="1718B0F9"/>
    <w:rsid w:val="171C21B0"/>
    <w:rsid w:val="174706A6"/>
    <w:rsid w:val="174DF31A"/>
    <w:rsid w:val="17566FC1"/>
    <w:rsid w:val="17A528F8"/>
    <w:rsid w:val="17B5D02A"/>
    <w:rsid w:val="17C07529"/>
    <w:rsid w:val="17C3430E"/>
    <w:rsid w:val="17C88089"/>
    <w:rsid w:val="17D74F85"/>
    <w:rsid w:val="17E19D4C"/>
    <w:rsid w:val="17E49CA8"/>
    <w:rsid w:val="17F4C122"/>
    <w:rsid w:val="18124771"/>
    <w:rsid w:val="18225115"/>
    <w:rsid w:val="182A47FA"/>
    <w:rsid w:val="182E6F9F"/>
    <w:rsid w:val="1836F917"/>
    <w:rsid w:val="18580C3E"/>
    <w:rsid w:val="1859E73D"/>
    <w:rsid w:val="186D1C61"/>
    <w:rsid w:val="187262F7"/>
    <w:rsid w:val="188DAB1E"/>
    <w:rsid w:val="18A8AD3A"/>
    <w:rsid w:val="18D6C5EB"/>
    <w:rsid w:val="18E737E2"/>
    <w:rsid w:val="18E744AA"/>
    <w:rsid w:val="18FA42FB"/>
    <w:rsid w:val="18FDE578"/>
    <w:rsid w:val="19087C27"/>
    <w:rsid w:val="191E1085"/>
    <w:rsid w:val="196391C8"/>
    <w:rsid w:val="1975E8A4"/>
    <w:rsid w:val="19C5DD67"/>
    <w:rsid w:val="19D09265"/>
    <w:rsid w:val="19D7FEB9"/>
    <w:rsid w:val="1A4D0105"/>
    <w:rsid w:val="1A5800FF"/>
    <w:rsid w:val="1A5D2D14"/>
    <w:rsid w:val="1A615967"/>
    <w:rsid w:val="1A6FBA7C"/>
    <w:rsid w:val="1A7E1D98"/>
    <w:rsid w:val="1A91C54B"/>
    <w:rsid w:val="1A997169"/>
    <w:rsid w:val="1AAC214A"/>
    <w:rsid w:val="1AAD344F"/>
    <w:rsid w:val="1ABAA40E"/>
    <w:rsid w:val="1AC711F8"/>
    <w:rsid w:val="1ACCB4B5"/>
    <w:rsid w:val="1B16ABFB"/>
    <w:rsid w:val="1B2AE274"/>
    <w:rsid w:val="1B451D8B"/>
    <w:rsid w:val="1B9A599A"/>
    <w:rsid w:val="1BA67718"/>
    <w:rsid w:val="1BAE8D09"/>
    <w:rsid w:val="1BD8DB63"/>
    <w:rsid w:val="1BE0E7B7"/>
    <w:rsid w:val="1BEAF199"/>
    <w:rsid w:val="1BFA1D19"/>
    <w:rsid w:val="1C061B9A"/>
    <w:rsid w:val="1C174F8E"/>
    <w:rsid w:val="1C1A7FE3"/>
    <w:rsid w:val="1C2F5FBF"/>
    <w:rsid w:val="1C91444C"/>
    <w:rsid w:val="1C937FB1"/>
    <w:rsid w:val="1CA66CF4"/>
    <w:rsid w:val="1CB78AA4"/>
    <w:rsid w:val="1CB964D2"/>
    <w:rsid w:val="1CC75B1E"/>
    <w:rsid w:val="1CC8F9BB"/>
    <w:rsid w:val="1CD51CEF"/>
    <w:rsid w:val="1CDF9930"/>
    <w:rsid w:val="1CE41078"/>
    <w:rsid w:val="1CF862B9"/>
    <w:rsid w:val="1D050B0F"/>
    <w:rsid w:val="1D2CC640"/>
    <w:rsid w:val="1D2D4E1D"/>
    <w:rsid w:val="1D47CBAA"/>
    <w:rsid w:val="1D51F5E5"/>
    <w:rsid w:val="1D837592"/>
    <w:rsid w:val="1D8603B0"/>
    <w:rsid w:val="1D8789E3"/>
    <w:rsid w:val="1D9A3B00"/>
    <w:rsid w:val="1D9E5AD8"/>
    <w:rsid w:val="1DC004DB"/>
    <w:rsid w:val="1DECFB3B"/>
    <w:rsid w:val="1DFAE448"/>
    <w:rsid w:val="1E042B36"/>
    <w:rsid w:val="1E2B7002"/>
    <w:rsid w:val="1E5AD6B9"/>
    <w:rsid w:val="1E7732C5"/>
    <w:rsid w:val="1E8BB841"/>
    <w:rsid w:val="1EA36676"/>
    <w:rsid w:val="1EB20CBC"/>
    <w:rsid w:val="1EC65F67"/>
    <w:rsid w:val="1EE2EF1D"/>
    <w:rsid w:val="1EF7F984"/>
    <w:rsid w:val="1F0C116B"/>
    <w:rsid w:val="1F197D6F"/>
    <w:rsid w:val="1F2B70E0"/>
    <w:rsid w:val="1F46308A"/>
    <w:rsid w:val="1F827EA8"/>
    <w:rsid w:val="1F868F35"/>
    <w:rsid w:val="1F9AD334"/>
    <w:rsid w:val="1FAA864C"/>
    <w:rsid w:val="1FB7E9B8"/>
    <w:rsid w:val="1FC39CCD"/>
    <w:rsid w:val="1FC3A3B6"/>
    <w:rsid w:val="1FC8FCDC"/>
    <w:rsid w:val="1FCA0067"/>
    <w:rsid w:val="1FE6EF1D"/>
    <w:rsid w:val="1FE8674F"/>
    <w:rsid w:val="1FEDCFDA"/>
    <w:rsid w:val="1FF73EBA"/>
    <w:rsid w:val="200FCD9B"/>
    <w:rsid w:val="2016C8D9"/>
    <w:rsid w:val="203EF2A6"/>
    <w:rsid w:val="204EBC3B"/>
    <w:rsid w:val="20816D63"/>
    <w:rsid w:val="208D380D"/>
    <w:rsid w:val="20D60E7A"/>
    <w:rsid w:val="20D6941B"/>
    <w:rsid w:val="20E6D42F"/>
    <w:rsid w:val="20FBFACC"/>
    <w:rsid w:val="2109FD6C"/>
    <w:rsid w:val="210A5CFA"/>
    <w:rsid w:val="210BEDC9"/>
    <w:rsid w:val="21113B28"/>
    <w:rsid w:val="2166044F"/>
    <w:rsid w:val="21703951"/>
    <w:rsid w:val="218E1F14"/>
    <w:rsid w:val="21AC360E"/>
    <w:rsid w:val="21BAEB2D"/>
    <w:rsid w:val="21D0BAD4"/>
    <w:rsid w:val="21D357AC"/>
    <w:rsid w:val="21DAC85E"/>
    <w:rsid w:val="21FC7EDA"/>
    <w:rsid w:val="21FD63D0"/>
    <w:rsid w:val="22213555"/>
    <w:rsid w:val="22717B43"/>
    <w:rsid w:val="22830EAF"/>
    <w:rsid w:val="22A6B219"/>
    <w:rsid w:val="22DD0A67"/>
    <w:rsid w:val="22FCE709"/>
    <w:rsid w:val="230C6DF4"/>
    <w:rsid w:val="232276BF"/>
    <w:rsid w:val="23248FB1"/>
    <w:rsid w:val="2333FAD0"/>
    <w:rsid w:val="234EE2A4"/>
    <w:rsid w:val="2367E088"/>
    <w:rsid w:val="237E5996"/>
    <w:rsid w:val="23939334"/>
    <w:rsid w:val="2394B442"/>
    <w:rsid w:val="239FFC5A"/>
    <w:rsid w:val="23DAC52A"/>
    <w:rsid w:val="23F32892"/>
    <w:rsid w:val="240004A4"/>
    <w:rsid w:val="241A14CA"/>
    <w:rsid w:val="241E47CD"/>
    <w:rsid w:val="242CC92B"/>
    <w:rsid w:val="24327E6E"/>
    <w:rsid w:val="2448C041"/>
    <w:rsid w:val="246AAD00"/>
    <w:rsid w:val="2478625E"/>
    <w:rsid w:val="2479AA60"/>
    <w:rsid w:val="2483A2C9"/>
    <w:rsid w:val="248A14BF"/>
    <w:rsid w:val="2491E437"/>
    <w:rsid w:val="24B9029B"/>
    <w:rsid w:val="24D4369D"/>
    <w:rsid w:val="24E75F47"/>
    <w:rsid w:val="24F0619C"/>
    <w:rsid w:val="25254845"/>
    <w:rsid w:val="252ACB93"/>
    <w:rsid w:val="2535E8AD"/>
    <w:rsid w:val="256FD9CA"/>
    <w:rsid w:val="257369AE"/>
    <w:rsid w:val="257645F4"/>
    <w:rsid w:val="2578F32C"/>
    <w:rsid w:val="2585441B"/>
    <w:rsid w:val="25862E80"/>
    <w:rsid w:val="259EF5CC"/>
    <w:rsid w:val="25AE5F1F"/>
    <w:rsid w:val="25B2FF12"/>
    <w:rsid w:val="25B35516"/>
    <w:rsid w:val="25B3641C"/>
    <w:rsid w:val="25B6310E"/>
    <w:rsid w:val="25B6E013"/>
    <w:rsid w:val="25D84BBF"/>
    <w:rsid w:val="25FD34CD"/>
    <w:rsid w:val="2600B788"/>
    <w:rsid w:val="260665DF"/>
    <w:rsid w:val="264C40D7"/>
    <w:rsid w:val="2657F1CC"/>
    <w:rsid w:val="26739562"/>
    <w:rsid w:val="26B65BD6"/>
    <w:rsid w:val="26D2EEDB"/>
    <w:rsid w:val="26EBD317"/>
    <w:rsid w:val="26EBDD4B"/>
    <w:rsid w:val="26EFD0F0"/>
    <w:rsid w:val="270393DB"/>
    <w:rsid w:val="271EFF43"/>
    <w:rsid w:val="272A9792"/>
    <w:rsid w:val="273C2957"/>
    <w:rsid w:val="273FDBD7"/>
    <w:rsid w:val="275C1D00"/>
    <w:rsid w:val="2794FAC1"/>
    <w:rsid w:val="2798A74D"/>
    <w:rsid w:val="27D39910"/>
    <w:rsid w:val="27EABDA2"/>
    <w:rsid w:val="27EDA105"/>
    <w:rsid w:val="28263FC5"/>
    <w:rsid w:val="28343F66"/>
    <w:rsid w:val="283597DC"/>
    <w:rsid w:val="284F8B6F"/>
    <w:rsid w:val="28510446"/>
    <w:rsid w:val="285B2058"/>
    <w:rsid w:val="28749339"/>
    <w:rsid w:val="28E54A68"/>
    <w:rsid w:val="28EAF21F"/>
    <w:rsid w:val="28F179FD"/>
    <w:rsid w:val="28F658A3"/>
    <w:rsid w:val="28FFC434"/>
    <w:rsid w:val="29069834"/>
    <w:rsid w:val="29325BDB"/>
    <w:rsid w:val="29468C39"/>
    <w:rsid w:val="294F180C"/>
    <w:rsid w:val="29593EEA"/>
    <w:rsid w:val="296D074D"/>
    <w:rsid w:val="297FA6C1"/>
    <w:rsid w:val="299ECC92"/>
    <w:rsid w:val="29AC0126"/>
    <w:rsid w:val="29D98FBC"/>
    <w:rsid w:val="29EBB7B4"/>
    <w:rsid w:val="2A16B14C"/>
    <w:rsid w:val="2A17B097"/>
    <w:rsid w:val="2A232F39"/>
    <w:rsid w:val="2A26A784"/>
    <w:rsid w:val="2A3CC290"/>
    <w:rsid w:val="2A63451B"/>
    <w:rsid w:val="2A823EC1"/>
    <w:rsid w:val="2ADA20A1"/>
    <w:rsid w:val="2AE91DCE"/>
    <w:rsid w:val="2B07DCE4"/>
    <w:rsid w:val="2B09A16C"/>
    <w:rsid w:val="2B41A455"/>
    <w:rsid w:val="2B440E66"/>
    <w:rsid w:val="2B6EA048"/>
    <w:rsid w:val="2B8CF4FB"/>
    <w:rsid w:val="2BC6399D"/>
    <w:rsid w:val="2BC85074"/>
    <w:rsid w:val="2BD813DB"/>
    <w:rsid w:val="2BDAF475"/>
    <w:rsid w:val="2BDDA1D8"/>
    <w:rsid w:val="2BEBEEA1"/>
    <w:rsid w:val="2C94876D"/>
    <w:rsid w:val="2C9D6CE7"/>
    <w:rsid w:val="2CA3BDBF"/>
    <w:rsid w:val="2CB80414"/>
    <w:rsid w:val="2CE574E6"/>
    <w:rsid w:val="2CE6252E"/>
    <w:rsid w:val="2CEEFE02"/>
    <w:rsid w:val="2D09CB49"/>
    <w:rsid w:val="2D14AB98"/>
    <w:rsid w:val="2D284F23"/>
    <w:rsid w:val="2D4451F3"/>
    <w:rsid w:val="2DA75DEC"/>
    <w:rsid w:val="2E4101A6"/>
    <w:rsid w:val="2E4846CF"/>
    <w:rsid w:val="2E831A94"/>
    <w:rsid w:val="2E8CF843"/>
    <w:rsid w:val="2EAF26EC"/>
    <w:rsid w:val="2EB4212A"/>
    <w:rsid w:val="2EBA0425"/>
    <w:rsid w:val="2EEE3D40"/>
    <w:rsid w:val="2EF00978"/>
    <w:rsid w:val="2EFBA8BA"/>
    <w:rsid w:val="2F00DCB1"/>
    <w:rsid w:val="2F0AB54B"/>
    <w:rsid w:val="2F2A384F"/>
    <w:rsid w:val="2F9408E3"/>
    <w:rsid w:val="2FA6F8F4"/>
    <w:rsid w:val="2FC713E5"/>
    <w:rsid w:val="2FC722C6"/>
    <w:rsid w:val="2FFD9664"/>
    <w:rsid w:val="3002EB46"/>
    <w:rsid w:val="30297A16"/>
    <w:rsid w:val="30331132"/>
    <w:rsid w:val="305E2CDC"/>
    <w:rsid w:val="30767629"/>
    <w:rsid w:val="30A2EA4C"/>
    <w:rsid w:val="30A72E8C"/>
    <w:rsid w:val="30AA8196"/>
    <w:rsid w:val="30DDE2E3"/>
    <w:rsid w:val="30EFD9F2"/>
    <w:rsid w:val="310936A0"/>
    <w:rsid w:val="312C5C76"/>
    <w:rsid w:val="314353D0"/>
    <w:rsid w:val="3163E790"/>
    <w:rsid w:val="31732117"/>
    <w:rsid w:val="3186FD92"/>
    <w:rsid w:val="321654A8"/>
    <w:rsid w:val="3222C1EF"/>
    <w:rsid w:val="32308B7B"/>
    <w:rsid w:val="32652A28"/>
    <w:rsid w:val="326651FB"/>
    <w:rsid w:val="326BC841"/>
    <w:rsid w:val="3270A2D5"/>
    <w:rsid w:val="32821FB9"/>
    <w:rsid w:val="3288E3BE"/>
    <w:rsid w:val="32C1DCB2"/>
    <w:rsid w:val="32D35969"/>
    <w:rsid w:val="32DED6B9"/>
    <w:rsid w:val="32E49C4B"/>
    <w:rsid w:val="32FEFAA2"/>
    <w:rsid w:val="331FDFAD"/>
    <w:rsid w:val="3320DBC9"/>
    <w:rsid w:val="33603E97"/>
    <w:rsid w:val="3360C1AF"/>
    <w:rsid w:val="3368DB22"/>
    <w:rsid w:val="337940AC"/>
    <w:rsid w:val="33969517"/>
    <w:rsid w:val="3399F5A4"/>
    <w:rsid w:val="339BE104"/>
    <w:rsid w:val="33A96832"/>
    <w:rsid w:val="33CFFAEE"/>
    <w:rsid w:val="33D62AF3"/>
    <w:rsid w:val="33F47EBC"/>
    <w:rsid w:val="33F8A6E5"/>
    <w:rsid w:val="33FE5E0F"/>
    <w:rsid w:val="33FF222F"/>
    <w:rsid w:val="34091C1F"/>
    <w:rsid w:val="3436830B"/>
    <w:rsid w:val="344A00E0"/>
    <w:rsid w:val="34996627"/>
    <w:rsid w:val="349B043E"/>
    <w:rsid w:val="349C11AE"/>
    <w:rsid w:val="34AA73E6"/>
    <w:rsid w:val="34ACB830"/>
    <w:rsid w:val="34B2BE52"/>
    <w:rsid w:val="34CE2D06"/>
    <w:rsid w:val="34D7B490"/>
    <w:rsid w:val="34DF4BA6"/>
    <w:rsid w:val="35038F3F"/>
    <w:rsid w:val="35056D2B"/>
    <w:rsid w:val="3513BFBA"/>
    <w:rsid w:val="3529575F"/>
    <w:rsid w:val="35384100"/>
    <w:rsid w:val="35416ACC"/>
    <w:rsid w:val="35459CFC"/>
    <w:rsid w:val="35610902"/>
    <w:rsid w:val="35872BED"/>
    <w:rsid w:val="358B8C32"/>
    <w:rsid w:val="35924A62"/>
    <w:rsid w:val="35AC9FFE"/>
    <w:rsid w:val="35B96956"/>
    <w:rsid w:val="35C5C11D"/>
    <w:rsid w:val="35D0C6DD"/>
    <w:rsid w:val="35D3A01D"/>
    <w:rsid w:val="35D9EBD5"/>
    <w:rsid w:val="35F025C6"/>
    <w:rsid w:val="35F6ABF7"/>
    <w:rsid w:val="36043749"/>
    <w:rsid w:val="3614E3FD"/>
    <w:rsid w:val="36239F81"/>
    <w:rsid w:val="3636E484"/>
    <w:rsid w:val="36372B86"/>
    <w:rsid w:val="3643B201"/>
    <w:rsid w:val="365F5B74"/>
    <w:rsid w:val="366B51BC"/>
    <w:rsid w:val="36787F45"/>
    <w:rsid w:val="3682FF32"/>
    <w:rsid w:val="368B461A"/>
    <w:rsid w:val="3693BE37"/>
    <w:rsid w:val="36A7530E"/>
    <w:rsid w:val="36AC9209"/>
    <w:rsid w:val="36B80DFB"/>
    <w:rsid w:val="36BF38AD"/>
    <w:rsid w:val="36C7A1E5"/>
    <w:rsid w:val="36DC1510"/>
    <w:rsid w:val="36E0C2C4"/>
    <w:rsid w:val="36F3F186"/>
    <w:rsid w:val="37274C40"/>
    <w:rsid w:val="375056FC"/>
    <w:rsid w:val="375E4FE8"/>
    <w:rsid w:val="3778A502"/>
    <w:rsid w:val="378A60D8"/>
    <w:rsid w:val="3793BC7D"/>
    <w:rsid w:val="37A16E4A"/>
    <w:rsid w:val="37AD4961"/>
    <w:rsid w:val="381917C6"/>
    <w:rsid w:val="382BE21F"/>
    <w:rsid w:val="38329E10"/>
    <w:rsid w:val="38508C36"/>
    <w:rsid w:val="3859E933"/>
    <w:rsid w:val="3862E0BF"/>
    <w:rsid w:val="38651462"/>
    <w:rsid w:val="38685210"/>
    <w:rsid w:val="386F903A"/>
    <w:rsid w:val="38890715"/>
    <w:rsid w:val="38CAFBC8"/>
    <w:rsid w:val="38CE2ED2"/>
    <w:rsid w:val="39297425"/>
    <w:rsid w:val="3951DFB3"/>
    <w:rsid w:val="3957E68F"/>
    <w:rsid w:val="397A1F23"/>
    <w:rsid w:val="3982511B"/>
    <w:rsid w:val="3985075F"/>
    <w:rsid w:val="398F01AB"/>
    <w:rsid w:val="39CD923F"/>
    <w:rsid w:val="39E92038"/>
    <w:rsid w:val="39FC1CBF"/>
    <w:rsid w:val="3A0F7DA7"/>
    <w:rsid w:val="3A3A632F"/>
    <w:rsid w:val="3A7DAFC9"/>
    <w:rsid w:val="3A930C20"/>
    <w:rsid w:val="3A99A9D0"/>
    <w:rsid w:val="3ADEFEA1"/>
    <w:rsid w:val="3AE52E13"/>
    <w:rsid w:val="3B040B54"/>
    <w:rsid w:val="3B080940"/>
    <w:rsid w:val="3B8EC73B"/>
    <w:rsid w:val="3B906704"/>
    <w:rsid w:val="3BA5DF50"/>
    <w:rsid w:val="3BAC4C54"/>
    <w:rsid w:val="3BB184C9"/>
    <w:rsid w:val="3BB2D7C1"/>
    <w:rsid w:val="3BD53D26"/>
    <w:rsid w:val="3BFC4CB2"/>
    <w:rsid w:val="3C15EA4D"/>
    <w:rsid w:val="3C2543BA"/>
    <w:rsid w:val="3C44BB1D"/>
    <w:rsid w:val="3C4ADA01"/>
    <w:rsid w:val="3CC29450"/>
    <w:rsid w:val="3D2058B1"/>
    <w:rsid w:val="3D3C53F2"/>
    <w:rsid w:val="3D558213"/>
    <w:rsid w:val="3D5EEE4B"/>
    <w:rsid w:val="3D5FAC1F"/>
    <w:rsid w:val="3D93E1D5"/>
    <w:rsid w:val="3DAA140B"/>
    <w:rsid w:val="3DAE77BC"/>
    <w:rsid w:val="3DD9DF91"/>
    <w:rsid w:val="3DE440C7"/>
    <w:rsid w:val="3E0A3D5A"/>
    <w:rsid w:val="3E28AFA3"/>
    <w:rsid w:val="3E435F68"/>
    <w:rsid w:val="3E4457EF"/>
    <w:rsid w:val="3E7E1E1A"/>
    <w:rsid w:val="3E8DE59E"/>
    <w:rsid w:val="3EAB4D12"/>
    <w:rsid w:val="3ECA59E1"/>
    <w:rsid w:val="3EED4B01"/>
    <w:rsid w:val="3F0A1CE1"/>
    <w:rsid w:val="3F16DFB8"/>
    <w:rsid w:val="3F40E15C"/>
    <w:rsid w:val="3F417B79"/>
    <w:rsid w:val="3F6151CF"/>
    <w:rsid w:val="3F86CEF2"/>
    <w:rsid w:val="3F89A7A1"/>
    <w:rsid w:val="3F98BC0F"/>
    <w:rsid w:val="3FA4281E"/>
    <w:rsid w:val="3FB60CE7"/>
    <w:rsid w:val="3FE384BB"/>
    <w:rsid w:val="3FE5F6E1"/>
    <w:rsid w:val="3FF0CB09"/>
    <w:rsid w:val="40325972"/>
    <w:rsid w:val="4039A8A7"/>
    <w:rsid w:val="404B8766"/>
    <w:rsid w:val="405CF6BC"/>
    <w:rsid w:val="407991DC"/>
    <w:rsid w:val="407D68CE"/>
    <w:rsid w:val="407F4E9C"/>
    <w:rsid w:val="40A2BA15"/>
    <w:rsid w:val="410A24A2"/>
    <w:rsid w:val="411524F1"/>
    <w:rsid w:val="412FA019"/>
    <w:rsid w:val="4132C941"/>
    <w:rsid w:val="41344469"/>
    <w:rsid w:val="413FCEB5"/>
    <w:rsid w:val="4153AC02"/>
    <w:rsid w:val="4183361C"/>
    <w:rsid w:val="4192FB67"/>
    <w:rsid w:val="419CB844"/>
    <w:rsid w:val="41BF874C"/>
    <w:rsid w:val="41CB1903"/>
    <w:rsid w:val="41F080C2"/>
    <w:rsid w:val="42001ABE"/>
    <w:rsid w:val="421CDD6F"/>
    <w:rsid w:val="422C0B02"/>
    <w:rsid w:val="4255ECFE"/>
    <w:rsid w:val="4265F4EE"/>
    <w:rsid w:val="42700535"/>
    <w:rsid w:val="427F5E6E"/>
    <w:rsid w:val="428FCDAF"/>
    <w:rsid w:val="42A2064E"/>
    <w:rsid w:val="42ADE55F"/>
    <w:rsid w:val="42C3B6A8"/>
    <w:rsid w:val="42C6F523"/>
    <w:rsid w:val="42D181B8"/>
    <w:rsid w:val="42F2C599"/>
    <w:rsid w:val="42FEA09E"/>
    <w:rsid w:val="432219F4"/>
    <w:rsid w:val="433027AE"/>
    <w:rsid w:val="4335E3E8"/>
    <w:rsid w:val="43574102"/>
    <w:rsid w:val="43584EF7"/>
    <w:rsid w:val="436DADB8"/>
    <w:rsid w:val="4371B609"/>
    <w:rsid w:val="439A0D84"/>
    <w:rsid w:val="43AA7E28"/>
    <w:rsid w:val="43AB8DF2"/>
    <w:rsid w:val="43CB6BF1"/>
    <w:rsid w:val="43DD4A0A"/>
    <w:rsid w:val="43E4433A"/>
    <w:rsid w:val="43E48FEE"/>
    <w:rsid w:val="43F8FD8C"/>
    <w:rsid w:val="440AB140"/>
    <w:rsid w:val="441664E1"/>
    <w:rsid w:val="444A3C37"/>
    <w:rsid w:val="445BCA04"/>
    <w:rsid w:val="447F6056"/>
    <w:rsid w:val="44B87D24"/>
    <w:rsid w:val="44D54FFB"/>
    <w:rsid w:val="44DA1ADB"/>
    <w:rsid w:val="44DF664D"/>
    <w:rsid w:val="44E65BB1"/>
    <w:rsid w:val="44EFE04C"/>
    <w:rsid w:val="451A74AE"/>
    <w:rsid w:val="4542A3C5"/>
    <w:rsid w:val="4544A46D"/>
    <w:rsid w:val="454ABDE1"/>
    <w:rsid w:val="455115D0"/>
    <w:rsid w:val="45703AE6"/>
    <w:rsid w:val="45BD534A"/>
    <w:rsid w:val="45C76BA2"/>
    <w:rsid w:val="45DE7BFD"/>
    <w:rsid w:val="45EB83CA"/>
    <w:rsid w:val="45FC217F"/>
    <w:rsid w:val="460CC52B"/>
    <w:rsid w:val="4615BC08"/>
    <w:rsid w:val="46350644"/>
    <w:rsid w:val="465FF02E"/>
    <w:rsid w:val="466C62C5"/>
    <w:rsid w:val="468A1B01"/>
    <w:rsid w:val="46ACB1F5"/>
    <w:rsid w:val="46C4A7D0"/>
    <w:rsid w:val="46D09809"/>
    <w:rsid w:val="46E065C8"/>
    <w:rsid w:val="46E93EEA"/>
    <w:rsid w:val="46EBCF8A"/>
    <w:rsid w:val="46F130E4"/>
    <w:rsid w:val="46F140E8"/>
    <w:rsid w:val="472F7B2B"/>
    <w:rsid w:val="4735CEF1"/>
    <w:rsid w:val="473F6493"/>
    <w:rsid w:val="4743F0E2"/>
    <w:rsid w:val="475838B7"/>
    <w:rsid w:val="475D6520"/>
    <w:rsid w:val="47816871"/>
    <w:rsid w:val="47B2EF9A"/>
    <w:rsid w:val="47D023DB"/>
    <w:rsid w:val="47D9999C"/>
    <w:rsid w:val="47EA4CD0"/>
    <w:rsid w:val="47EE691C"/>
    <w:rsid w:val="48056C5F"/>
    <w:rsid w:val="4813AE96"/>
    <w:rsid w:val="481B1C66"/>
    <w:rsid w:val="4823488C"/>
    <w:rsid w:val="48327D1E"/>
    <w:rsid w:val="484DF8C5"/>
    <w:rsid w:val="48724C21"/>
    <w:rsid w:val="48731E0F"/>
    <w:rsid w:val="487F384C"/>
    <w:rsid w:val="487F4504"/>
    <w:rsid w:val="48A60AFC"/>
    <w:rsid w:val="48C8A6AF"/>
    <w:rsid w:val="48CC1654"/>
    <w:rsid w:val="48F50E6D"/>
    <w:rsid w:val="48F98219"/>
    <w:rsid w:val="493B0F73"/>
    <w:rsid w:val="49582DFE"/>
    <w:rsid w:val="496C9848"/>
    <w:rsid w:val="4976990C"/>
    <w:rsid w:val="49815EB2"/>
    <w:rsid w:val="49A8DD9F"/>
    <w:rsid w:val="49AFD543"/>
    <w:rsid w:val="49D3B890"/>
    <w:rsid w:val="49E61A82"/>
    <w:rsid w:val="4A06C6D9"/>
    <w:rsid w:val="4A0FCD18"/>
    <w:rsid w:val="4A378668"/>
    <w:rsid w:val="4A483323"/>
    <w:rsid w:val="4A506018"/>
    <w:rsid w:val="4A518E50"/>
    <w:rsid w:val="4A7E73F4"/>
    <w:rsid w:val="4A80F93C"/>
    <w:rsid w:val="4A827795"/>
    <w:rsid w:val="4AA07A30"/>
    <w:rsid w:val="4AFB25BB"/>
    <w:rsid w:val="4B193E1C"/>
    <w:rsid w:val="4B1A465A"/>
    <w:rsid w:val="4B34AC07"/>
    <w:rsid w:val="4B480A00"/>
    <w:rsid w:val="4B5BD798"/>
    <w:rsid w:val="4B6324D2"/>
    <w:rsid w:val="4B84032C"/>
    <w:rsid w:val="4B8E0598"/>
    <w:rsid w:val="4B986213"/>
    <w:rsid w:val="4B98F28B"/>
    <w:rsid w:val="4BA13175"/>
    <w:rsid w:val="4BBED8B4"/>
    <w:rsid w:val="4BD7E22C"/>
    <w:rsid w:val="4BD9D901"/>
    <w:rsid w:val="4BDA4EBC"/>
    <w:rsid w:val="4BDD8DF0"/>
    <w:rsid w:val="4BED3668"/>
    <w:rsid w:val="4BF2604E"/>
    <w:rsid w:val="4C1A6969"/>
    <w:rsid w:val="4C227D69"/>
    <w:rsid w:val="4C22B9B5"/>
    <w:rsid w:val="4C4A2CEC"/>
    <w:rsid w:val="4C61817D"/>
    <w:rsid w:val="4C66E42A"/>
    <w:rsid w:val="4C914D64"/>
    <w:rsid w:val="4CBAC608"/>
    <w:rsid w:val="4CCD6C70"/>
    <w:rsid w:val="4CD523F1"/>
    <w:rsid w:val="4CE98706"/>
    <w:rsid w:val="4D1EA74E"/>
    <w:rsid w:val="4D21D0CF"/>
    <w:rsid w:val="4D2851D8"/>
    <w:rsid w:val="4D56F2FE"/>
    <w:rsid w:val="4D66E57A"/>
    <w:rsid w:val="4D69911B"/>
    <w:rsid w:val="4D72AB91"/>
    <w:rsid w:val="4D767662"/>
    <w:rsid w:val="4D85ED33"/>
    <w:rsid w:val="4D8EB8FC"/>
    <w:rsid w:val="4DA6EB24"/>
    <w:rsid w:val="4DC0E0F6"/>
    <w:rsid w:val="4DD57C7F"/>
    <w:rsid w:val="4DD884DE"/>
    <w:rsid w:val="4DE12898"/>
    <w:rsid w:val="4DE158DA"/>
    <w:rsid w:val="4DF95B0F"/>
    <w:rsid w:val="4DFD2821"/>
    <w:rsid w:val="4E0FBF58"/>
    <w:rsid w:val="4E254035"/>
    <w:rsid w:val="4E31654D"/>
    <w:rsid w:val="4E509DE9"/>
    <w:rsid w:val="4E641C6D"/>
    <w:rsid w:val="4EA8B6E7"/>
    <w:rsid w:val="4EB976CD"/>
    <w:rsid w:val="4ED6F167"/>
    <w:rsid w:val="4EF16D0B"/>
    <w:rsid w:val="4F39A31B"/>
    <w:rsid w:val="4F557E39"/>
    <w:rsid w:val="4F5F8C8E"/>
    <w:rsid w:val="4F64EB53"/>
    <w:rsid w:val="4F6A7317"/>
    <w:rsid w:val="4FA1F966"/>
    <w:rsid w:val="4FC448C3"/>
    <w:rsid w:val="4FCAA823"/>
    <w:rsid w:val="4FD68361"/>
    <w:rsid w:val="4FFE6709"/>
    <w:rsid w:val="5045DB25"/>
    <w:rsid w:val="504C03B4"/>
    <w:rsid w:val="505A6EF4"/>
    <w:rsid w:val="508723F9"/>
    <w:rsid w:val="50AC747C"/>
    <w:rsid w:val="50DD083E"/>
    <w:rsid w:val="5108BB96"/>
    <w:rsid w:val="513A2E29"/>
    <w:rsid w:val="513B0542"/>
    <w:rsid w:val="5140E7BB"/>
    <w:rsid w:val="5143EF6A"/>
    <w:rsid w:val="515AF311"/>
    <w:rsid w:val="51940A81"/>
    <w:rsid w:val="51953CAD"/>
    <w:rsid w:val="51C069B5"/>
    <w:rsid w:val="51DA7B05"/>
    <w:rsid w:val="51DE3C40"/>
    <w:rsid w:val="51F8B09D"/>
    <w:rsid w:val="52315956"/>
    <w:rsid w:val="5231C951"/>
    <w:rsid w:val="524B1BE8"/>
    <w:rsid w:val="524F3537"/>
    <w:rsid w:val="526932F9"/>
    <w:rsid w:val="52962F2F"/>
    <w:rsid w:val="52AE0F32"/>
    <w:rsid w:val="52DB15D9"/>
    <w:rsid w:val="52F20248"/>
    <w:rsid w:val="52FD6140"/>
    <w:rsid w:val="530852D4"/>
    <w:rsid w:val="530E127B"/>
    <w:rsid w:val="53139B8D"/>
    <w:rsid w:val="539209C7"/>
    <w:rsid w:val="53BAE9C0"/>
    <w:rsid w:val="53C782ED"/>
    <w:rsid w:val="53D461B0"/>
    <w:rsid w:val="540191F6"/>
    <w:rsid w:val="540F285B"/>
    <w:rsid w:val="5413E37A"/>
    <w:rsid w:val="54462B46"/>
    <w:rsid w:val="5457F141"/>
    <w:rsid w:val="5471159E"/>
    <w:rsid w:val="547AB601"/>
    <w:rsid w:val="54C2FD84"/>
    <w:rsid w:val="54DF8BFD"/>
    <w:rsid w:val="54E953D5"/>
    <w:rsid w:val="54EAD987"/>
    <w:rsid w:val="54EFDEBE"/>
    <w:rsid w:val="54F165EB"/>
    <w:rsid w:val="550E5BC2"/>
    <w:rsid w:val="55142B6D"/>
    <w:rsid w:val="55393DB1"/>
    <w:rsid w:val="557A585F"/>
    <w:rsid w:val="55817CE2"/>
    <w:rsid w:val="55A576BF"/>
    <w:rsid w:val="55AF256C"/>
    <w:rsid w:val="55B7F8E5"/>
    <w:rsid w:val="55C97273"/>
    <w:rsid w:val="560D8BBB"/>
    <w:rsid w:val="56143E19"/>
    <w:rsid w:val="561896B3"/>
    <w:rsid w:val="5621795F"/>
    <w:rsid w:val="562BAFD9"/>
    <w:rsid w:val="5646289A"/>
    <w:rsid w:val="565CE786"/>
    <w:rsid w:val="56A3B116"/>
    <w:rsid w:val="56ABAE96"/>
    <w:rsid w:val="56C6B704"/>
    <w:rsid w:val="56CCC007"/>
    <w:rsid w:val="56D2A9D2"/>
    <w:rsid w:val="56DF63E6"/>
    <w:rsid w:val="56E76DCB"/>
    <w:rsid w:val="5716CF6F"/>
    <w:rsid w:val="571FFA58"/>
    <w:rsid w:val="572EC520"/>
    <w:rsid w:val="57424508"/>
    <w:rsid w:val="57446550"/>
    <w:rsid w:val="57868246"/>
    <w:rsid w:val="57B3DCD3"/>
    <w:rsid w:val="57CD1B36"/>
    <w:rsid w:val="57E93342"/>
    <w:rsid w:val="57EE3393"/>
    <w:rsid w:val="57F097E7"/>
    <w:rsid w:val="582BEBD6"/>
    <w:rsid w:val="5862CCBE"/>
    <w:rsid w:val="588F6C89"/>
    <w:rsid w:val="5899B75F"/>
    <w:rsid w:val="58C10526"/>
    <w:rsid w:val="58D8BDDA"/>
    <w:rsid w:val="58EA91BD"/>
    <w:rsid w:val="59051433"/>
    <w:rsid w:val="590F7B18"/>
    <w:rsid w:val="5920A15C"/>
    <w:rsid w:val="592ADE77"/>
    <w:rsid w:val="59387C11"/>
    <w:rsid w:val="595479BF"/>
    <w:rsid w:val="5991B8F5"/>
    <w:rsid w:val="59A4E4FF"/>
    <w:rsid w:val="59A931E6"/>
    <w:rsid w:val="5A0A9F82"/>
    <w:rsid w:val="5A135092"/>
    <w:rsid w:val="5A3689F8"/>
    <w:rsid w:val="5A5EBC1E"/>
    <w:rsid w:val="5A96CD62"/>
    <w:rsid w:val="5AA6D02B"/>
    <w:rsid w:val="5AEDF987"/>
    <w:rsid w:val="5AEFA0BC"/>
    <w:rsid w:val="5B12D3CC"/>
    <w:rsid w:val="5B19CBBF"/>
    <w:rsid w:val="5B2BE641"/>
    <w:rsid w:val="5B35F51D"/>
    <w:rsid w:val="5B4AE9DF"/>
    <w:rsid w:val="5B5B098B"/>
    <w:rsid w:val="5B7B92BA"/>
    <w:rsid w:val="5B919A5F"/>
    <w:rsid w:val="5B95C1C5"/>
    <w:rsid w:val="5BAC0051"/>
    <w:rsid w:val="5BB5210C"/>
    <w:rsid w:val="5BDA7768"/>
    <w:rsid w:val="5BDB9CF5"/>
    <w:rsid w:val="5BF4EFFC"/>
    <w:rsid w:val="5C42410A"/>
    <w:rsid w:val="5C70CF87"/>
    <w:rsid w:val="5C77F5D9"/>
    <w:rsid w:val="5CAE2D5B"/>
    <w:rsid w:val="5CC5CC91"/>
    <w:rsid w:val="5CCCBF70"/>
    <w:rsid w:val="5CE6AFE9"/>
    <w:rsid w:val="5CFB5AAD"/>
    <w:rsid w:val="5D39875C"/>
    <w:rsid w:val="5D4C7DEF"/>
    <w:rsid w:val="5D6659CE"/>
    <w:rsid w:val="5D6D429E"/>
    <w:rsid w:val="5D83E8CF"/>
    <w:rsid w:val="5DE0D131"/>
    <w:rsid w:val="5DE4A2F3"/>
    <w:rsid w:val="5DF4C290"/>
    <w:rsid w:val="5DFFB964"/>
    <w:rsid w:val="5E1EA2C5"/>
    <w:rsid w:val="5E311F6B"/>
    <w:rsid w:val="5E3A45EB"/>
    <w:rsid w:val="5E4D8F98"/>
    <w:rsid w:val="5E54D7C1"/>
    <w:rsid w:val="5E632DF4"/>
    <w:rsid w:val="5E6BA170"/>
    <w:rsid w:val="5E79AF18"/>
    <w:rsid w:val="5E90489B"/>
    <w:rsid w:val="5E926E52"/>
    <w:rsid w:val="5E952306"/>
    <w:rsid w:val="5EA83116"/>
    <w:rsid w:val="5EB8A3C2"/>
    <w:rsid w:val="5ED11C21"/>
    <w:rsid w:val="5EE00E15"/>
    <w:rsid w:val="5EECF5CB"/>
    <w:rsid w:val="5EF23641"/>
    <w:rsid w:val="5F0AF291"/>
    <w:rsid w:val="5F2590C0"/>
    <w:rsid w:val="5F353C2A"/>
    <w:rsid w:val="5F3D5CB1"/>
    <w:rsid w:val="5F4586AD"/>
    <w:rsid w:val="5F4C6595"/>
    <w:rsid w:val="5F50A222"/>
    <w:rsid w:val="5FA00A32"/>
    <w:rsid w:val="5FC0D5E8"/>
    <w:rsid w:val="5FC5A751"/>
    <w:rsid w:val="5FF92F97"/>
    <w:rsid w:val="5FFD9E2C"/>
    <w:rsid w:val="6003E9E6"/>
    <w:rsid w:val="601C8A5F"/>
    <w:rsid w:val="60318F13"/>
    <w:rsid w:val="60532000"/>
    <w:rsid w:val="605CBA4A"/>
    <w:rsid w:val="607ABB60"/>
    <w:rsid w:val="607DD86C"/>
    <w:rsid w:val="60829867"/>
    <w:rsid w:val="609BB76D"/>
    <w:rsid w:val="609D48F6"/>
    <w:rsid w:val="60B1F3EF"/>
    <w:rsid w:val="60CD6345"/>
    <w:rsid w:val="60CD6757"/>
    <w:rsid w:val="60DB7B15"/>
    <w:rsid w:val="610BA0B3"/>
    <w:rsid w:val="61227691"/>
    <w:rsid w:val="61311572"/>
    <w:rsid w:val="61344130"/>
    <w:rsid w:val="61444E31"/>
    <w:rsid w:val="615535DA"/>
    <w:rsid w:val="616D72A7"/>
    <w:rsid w:val="616E5FA1"/>
    <w:rsid w:val="61767E3F"/>
    <w:rsid w:val="6194F8B6"/>
    <w:rsid w:val="61E52A59"/>
    <w:rsid w:val="61F8B320"/>
    <w:rsid w:val="6207C876"/>
    <w:rsid w:val="623AACD5"/>
    <w:rsid w:val="623B25A9"/>
    <w:rsid w:val="6240B402"/>
    <w:rsid w:val="62427222"/>
    <w:rsid w:val="625D69E6"/>
    <w:rsid w:val="6270A6AF"/>
    <w:rsid w:val="6279949F"/>
    <w:rsid w:val="627CD83D"/>
    <w:rsid w:val="62AA51F2"/>
    <w:rsid w:val="62D25C29"/>
    <w:rsid w:val="632F21C8"/>
    <w:rsid w:val="6342AEDC"/>
    <w:rsid w:val="6353194B"/>
    <w:rsid w:val="639E2D53"/>
    <w:rsid w:val="63B3614B"/>
    <w:rsid w:val="63D6D11D"/>
    <w:rsid w:val="640AF6A4"/>
    <w:rsid w:val="64119C0F"/>
    <w:rsid w:val="641B942F"/>
    <w:rsid w:val="6425785B"/>
    <w:rsid w:val="6441A56C"/>
    <w:rsid w:val="644DC242"/>
    <w:rsid w:val="644E151E"/>
    <w:rsid w:val="6453C72C"/>
    <w:rsid w:val="646756D5"/>
    <w:rsid w:val="646B2DF2"/>
    <w:rsid w:val="649FA488"/>
    <w:rsid w:val="64A73C5A"/>
    <w:rsid w:val="64CF9011"/>
    <w:rsid w:val="64DADC02"/>
    <w:rsid w:val="64F6FF8B"/>
    <w:rsid w:val="65024A73"/>
    <w:rsid w:val="6509671E"/>
    <w:rsid w:val="650C4832"/>
    <w:rsid w:val="6514617D"/>
    <w:rsid w:val="652AB65D"/>
    <w:rsid w:val="65318375"/>
    <w:rsid w:val="6532DEAA"/>
    <w:rsid w:val="65450A1D"/>
    <w:rsid w:val="656FC3E6"/>
    <w:rsid w:val="6587C4A7"/>
    <w:rsid w:val="65A0E886"/>
    <w:rsid w:val="65A938FA"/>
    <w:rsid w:val="65B48A7F"/>
    <w:rsid w:val="65C662FA"/>
    <w:rsid w:val="65E1099B"/>
    <w:rsid w:val="6618957F"/>
    <w:rsid w:val="662CD72A"/>
    <w:rsid w:val="664667A8"/>
    <w:rsid w:val="664B7966"/>
    <w:rsid w:val="664C57A3"/>
    <w:rsid w:val="66A7CA42"/>
    <w:rsid w:val="66A9220E"/>
    <w:rsid w:val="66B1C5BF"/>
    <w:rsid w:val="66C0F82D"/>
    <w:rsid w:val="66CDBD46"/>
    <w:rsid w:val="66CF87E2"/>
    <w:rsid w:val="66EF18AD"/>
    <w:rsid w:val="66F99E25"/>
    <w:rsid w:val="670DB3F7"/>
    <w:rsid w:val="67461346"/>
    <w:rsid w:val="67465961"/>
    <w:rsid w:val="674CBB91"/>
    <w:rsid w:val="6759540D"/>
    <w:rsid w:val="676B121F"/>
    <w:rsid w:val="67B81994"/>
    <w:rsid w:val="67D6593F"/>
    <w:rsid w:val="67E92B4C"/>
    <w:rsid w:val="67F70B09"/>
    <w:rsid w:val="680979BD"/>
    <w:rsid w:val="6814CE1E"/>
    <w:rsid w:val="682E924B"/>
    <w:rsid w:val="68358EA0"/>
    <w:rsid w:val="68535D09"/>
    <w:rsid w:val="6857A7C3"/>
    <w:rsid w:val="68636C9E"/>
    <w:rsid w:val="68AA6064"/>
    <w:rsid w:val="68C5D3AC"/>
    <w:rsid w:val="68CFACFA"/>
    <w:rsid w:val="68D4BD57"/>
    <w:rsid w:val="68F039A5"/>
    <w:rsid w:val="6900D496"/>
    <w:rsid w:val="69373DA7"/>
    <w:rsid w:val="694BD0CD"/>
    <w:rsid w:val="696ED0E4"/>
    <w:rsid w:val="69D6EF09"/>
    <w:rsid w:val="69DAFBB9"/>
    <w:rsid w:val="69F9BAC7"/>
    <w:rsid w:val="6A413C2A"/>
    <w:rsid w:val="6A4809EE"/>
    <w:rsid w:val="6A58E91D"/>
    <w:rsid w:val="6A75B2F1"/>
    <w:rsid w:val="6A8EF761"/>
    <w:rsid w:val="6A91AB62"/>
    <w:rsid w:val="6AD51A61"/>
    <w:rsid w:val="6B401AD3"/>
    <w:rsid w:val="6B6A32DD"/>
    <w:rsid w:val="6B6A5EE3"/>
    <w:rsid w:val="6B93BF1A"/>
    <w:rsid w:val="6BA20F87"/>
    <w:rsid w:val="6BA79FB2"/>
    <w:rsid w:val="6BB05102"/>
    <w:rsid w:val="6C05ACD2"/>
    <w:rsid w:val="6C08035B"/>
    <w:rsid w:val="6C3C0226"/>
    <w:rsid w:val="6C3CF920"/>
    <w:rsid w:val="6C4D2774"/>
    <w:rsid w:val="6C581F8E"/>
    <w:rsid w:val="6C5D5532"/>
    <w:rsid w:val="6C676E8D"/>
    <w:rsid w:val="6C710E3D"/>
    <w:rsid w:val="6C8F42C1"/>
    <w:rsid w:val="6CA2AD0E"/>
    <w:rsid w:val="6CB96D4E"/>
    <w:rsid w:val="6CC16BA4"/>
    <w:rsid w:val="6CC3220E"/>
    <w:rsid w:val="6D1256C2"/>
    <w:rsid w:val="6D2BB3DE"/>
    <w:rsid w:val="6D3F84F9"/>
    <w:rsid w:val="6D79159B"/>
    <w:rsid w:val="6D888CAD"/>
    <w:rsid w:val="6D94C10B"/>
    <w:rsid w:val="6DB14D58"/>
    <w:rsid w:val="6DB4FABE"/>
    <w:rsid w:val="6DCB4F13"/>
    <w:rsid w:val="6DE10880"/>
    <w:rsid w:val="6E05669C"/>
    <w:rsid w:val="6E077B21"/>
    <w:rsid w:val="6E1153F1"/>
    <w:rsid w:val="6E16875D"/>
    <w:rsid w:val="6E24E04C"/>
    <w:rsid w:val="6E3320A0"/>
    <w:rsid w:val="6E3A1563"/>
    <w:rsid w:val="6E3CC22E"/>
    <w:rsid w:val="6E3EF847"/>
    <w:rsid w:val="6E8DFADF"/>
    <w:rsid w:val="6E940D01"/>
    <w:rsid w:val="6EA2A8FA"/>
    <w:rsid w:val="6EF1C839"/>
    <w:rsid w:val="6F0A3B1D"/>
    <w:rsid w:val="6F20AEAD"/>
    <w:rsid w:val="6F728C40"/>
    <w:rsid w:val="6F913D8E"/>
    <w:rsid w:val="701B50DA"/>
    <w:rsid w:val="7029B534"/>
    <w:rsid w:val="705673B1"/>
    <w:rsid w:val="7061A1D6"/>
    <w:rsid w:val="70629DCD"/>
    <w:rsid w:val="7086640C"/>
    <w:rsid w:val="7099E934"/>
    <w:rsid w:val="709C82BE"/>
    <w:rsid w:val="70BA04AB"/>
    <w:rsid w:val="70CDA4F2"/>
    <w:rsid w:val="70D90CE1"/>
    <w:rsid w:val="70DE5D0D"/>
    <w:rsid w:val="7100ADE1"/>
    <w:rsid w:val="7112146E"/>
    <w:rsid w:val="7168D378"/>
    <w:rsid w:val="71722D39"/>
    <w:rsid w:val="71771D2D"/>
    <w:rsid w:val="7180A5A9"/>
    <w:rsid w:val="7189D5F5"/>
    <w:rsid w:val="718B3781"/>
    <w:rsid w:val="7192F76A"/>
    <w:rsid w:val="719B4A21"/>
    <w:rsid w:val="71AB6F96"/>
    <w:rsid w:val="71B9B280"/>
    <w:rsid w:val="71BF24EB"/>
    <w:rsid w:val="71D7193C"/>
    <w:rsid w:val="72294A88"/>
    <w:rsid w:val="7262E5FA"/>
    <w:rsid w:val="726AB476"/>
    <w:rsid w:val="728B1791"/>
    <w:rsid w:val="72FBB221"/>
    <w:rsid w:val="72FEBA3D"/>
    <w:rsid w:val="73014781"/>
    <w:rsid w:val="73331567"/>
    <w:rsid w:val="73394762"/>
    <w:rsid w:val="734E7A65"/>
    <w:rsid w:val="735164F9"/>
    <w:rsid w:val="7397D72D"/>
    <w:rsid w:val="73CCE4F9"/>
    <w:rsid w:val="742C1F59"/>
    <w:rsid w:val="74328449"/>
    <w:rsid w:val="743F790D"/>
    <w:rsid w:val="7440BC47"/>
    <w:rsid w:val="744750D8"/>
    <w:rsid w:val="745D21D6"/>
    <w:rsid w:val="748591E9"/>
    <w:rsid w:val="749FFEEB"/>
    <w:rsid w:val="74A66BF2"/>
    <w:rsid w:val="74AC35FC"/>
    <w:rsid w:val="74D01E86"/>
    <w:rsid w:val="74FADF95"/>
    <w:rsid w:val="75050FCF"/>
    <w:rsid w:val="7524B3C1"/>
    <w:rsid w:val="75369E75"/>
    <w:rsid w:val="75420F68"/>
    <w:rsid w:val="758EB775"/>
    <w:rsid w:val="75AEA516"/>
    <w:rsid w:val="75B321EA"/>
    <w:rsid w:val="75B68D9B"/>
    <w:rsid w:val="75D22E12"/>
    <w:rsid w:val="75D32716"/>
    <w:rsid w:val="75DA08ED"/>
    <w:rsid w:val="76078567"/>
    <w:rsid w:val="760F4CD2"/>
    <w:rsid w:val="76270A53"/>
    <w:rsid w:val="762C631D"/>
    <w:rsid w:val="763575CD"/>
    <w:rsid w:val="764F33A9"/>
    <w:rsid w:val="7658AF67"/>
    <w:rsid w:val="76612BC5"/>
    <w:rsid w:val="76840B83"/>
    <w:rsid w:val="76846713"/>
    <w:rsid w:val="768B7B9A"/>
    <w:rsid w:val="76901B4A"/>
    <w:rsid w:val="7697942A"/>
    <w:rsid w:val="76DAD8B8"/>
    <w:rsid w:val="76DD7E25"/>
    <w:rsid w:val="76E61FF4"/>
    <w:rsid w:val="7746508A"/>
    <w:rsid w:val="774D3C67"/>
    <w:rsid w:val="7773DA8C"/>
    <w:rsid w:val="77C99720"/>
    <w:rsid w:val="77D763AD"/>
    <w:rsid w:val="77F4682B"/>
    <w:rsid w:val="78516D35"/>
    <w:rsid w:val="78ACC283"/>
    <w:rsid w:val="78B15890"/>
    <w:rsid w:val="78B45787"/>
    <w:rsid w:val="78EC290C"/>
    <w:rsid w:val="78EE0A20"/>
    <w:rsid w:val="78EE537C"/>
    <w:rsid w:val="78F01C1A"/>
    <w:rsid w:val="791ED182"/>
    <w:rsid w:val="798CC4DD"/>
    <w:rsid w:val="79A11544"/>
    <w:rsid w:val="79CE73E3"/>
    <w:rsid w:val="79EBD26E"/>
    <w:rsid w:val="7A057EC1"/>
    <w:rsid w:val="7A0ADCB1"/>
    <w:rsid w:val="7A1921B6"/>
    <w:rsid w:val="7A22373C"/>
    <w:rsid w:val="7A227B6A"/>
    <w:rsid w:val="7A2A5C7A"/>
    <w:rsid w:val="7A380E4F"/>
    <w:rsid w:val="7A55799F"/>
    <w:rsid w:val="7A61C295"/>
    <w:rsid w:val="7A719CAC"/>
    <w:rsid w:val="7A7CD459"/>
    <w:rsid w:val="7A7E2923"/>
    <w:rsid w:val="7A8E2620"/>
    <w:rsid w:val="7AB2F80D"/>
    <w:rsid w:val="7ABCE8AA"/>
    <w:rsid w:val="7B0BD23F"/>
    <w:rsid w:val="7B40CCE2"/>
    <w:rsid w:val="7B504128"/>
    <w:rsid w:val="7B8E525C"/>
    <w:rsid w:val="7B966E85"/>
    <w:rsid w:val="7B97E9A0"/>
    <w:rsid w:val="7B9BD32C"/>
    <w:rsid w:val="7BA2B832"/>
    <w:rsid w:val="7BA5B20A"/>
    <w:rsid w:val="7BE5FE77"/>
    <w:rsid w:val="7BEA2123"/>
    <w:rsid w:val="7BEB5FB1"/>
    <w:rsid w:val="7BF4FCED"/>
    <w:rsid w:val="7BFA914D"/>
    <w:rsid w:val="7C44A9C5"/>
    <w:rsid w:val="7C4A6AB9"/>
    <w:rsid w:val="7C6D65E3"/>
    <w:rsid w:val="7C70DB7F"/>
    <w:rsid w:val="7C914EC5"/>
    <w:rsid w:val="7CB19F4B"/>
    <w:rsid w:val="7CC25FC6"/>
    <w:rsid w:val="7CC2B63D"/>
    <w:rsid w:val="7CF1FFA3"/>
    <w:rsid w:val="7D08A33C"/>
    <w:rsid w:val="7D64B0AA"/>
    <w:rsid w:val="7D65B7C4"/>
    <w:rsid w:val="7D680C4F"/>
    <w:rsid w:val="7D6BF4D7"/>
    <w:rsid w:val="7D926637"/>
    <w:rsid w:val="7D9E2768"/>
    <w:rsid w:val="7D9E6549"/>
    <w:rsid w:val="7DB25811"/>
    <w:rsid w:val="7DBF99CB"/>
    <w:rsid w:val="7DE080EF"/>
    <w:rsid w:val="7DE35A42"/>
    <w:rsid w:val="7DE97A50"/>
    <w:rsid w:val="7DF6B66B"/>
    <w:rsid w:val="7E02B211"/>
    <w:rsid w:val="7E07D27F"/>
    <w:rsid w:val="7E3A8113"/>
    <w:rsid w:val="7E40A3D6"/>
    <w:rsid w:val="7E4E7D04"/>
    <w:rsid w:val="7E5DA115"/>
    <w:rsid w:val="7E853556"/>
    <w:rsid w:val="7EB97035"/>
    <w:rsid w:val="7ECF4523"/>
    <w:rsid w:val="7F126D3B"/>
    <w:rsid w:val="7F3834A1"/>
    <w:rsid w:val="7F3EB7BD"/>
    <w:rsid w:val="7F3F7D4B"/>
    <w:rsid w:val="7F896DA9"/>
    <w:rsid w:val="7FB3172A"/>
    <w:rsid w:val="7FB5F4CA"/>
    <w:rsid w:val="7FD28C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F984"/>
  <w15:chartTrackingRefBased/>
  <w15:docId w15:val="{58381D1F-088D-47DE-94AB-705502E3EB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CE2ED2"/>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D077C"/>
    <w:rPr>
      <w:b/>
      <w:bCs/>
    </w:rPr>
  </w:style>
  <w:style w:type="character" w:styleId="CommentSubjectChar" w:customStyle="1">
    <w:name w:val="Comment Subject Char"/>
    <w:basedOn w:val="CommentTextChar"/>
    <w:link w:val="CommentSubject"/>
    <w:uiPriority w:val="99"/>
    <w:semiHidden/>
    <w:rsid w:val="007D077C"/>
    <w:rPr>
      <w:b/>
      <w:bCs/>
      <w:sz w:val="20"/>
      <w:szCs w:val="20"/>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docs.google.com/document/d/1D2RlPp7BBtPekbjhV-3FegaZDckBvM-D/edit" TargetMode="External" Id="Re9181317047f4b29" /></Relationship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3feb6bf7d9134f2a" /><Relationship Type="http://schemas.openxmlformats.org/officeDocument/2006/relationships/hyperlink" Target="https://www.thinkwork.org" TargetMode="External" Id="Rf3b290e6a6024b49" /><Relationship Type="http://schemas.openxmlformats.org/officeDocument/2006/relationships/hyperlink" Target="https://idd.nationalcoreindicators.org/wp-content/uploads/2024/06/IPS-22-23-Ch02-Employment_FINAL.pdf" TargetMode="External" Id="Rae2b3220c2604057" /><Relationship Type="http://schemas.openxmlformats.org/officeDocument/2006/relationships/hyperlink" Target="https://dspd.utah.gov/wp-content/uploads/FY23-Annual-Report_01.08.24.pdf" TargetMode="External" Id="R429730c435254719" /><Relationship Type="http://schemas.openxmlformats.org/officeDocument/2006/relationships/hyperlink" Target="https://dspd.utah.gov/wp-content/uploads/FY23-Annual-Report_01.08.24.pdf" TargetMode="External" Id="R12f96b57ba3247f0" /><Relationship Type="http://schemas.openxmlformats.org/officeDocument/2006/relationships/hyperlink" Target="https://www.justice.gov/crt/media/1356101/dl" TargetMode="External" Id="R76603fc199bf452c" /><Relationship Type="http://schemas.openxmlformats.org/officeDocument/2006/relationships/hyperlink" Target="https://www.hhs.gov/civil-rights/for-providers/compliance-enforcement/examples/olmstead/index.html" TargetMode="External" Id="Rd63bf77244084766" /><Relationship Type="http://schemas.openxmlformats.org/officeDocument/2006/relationships/hyperlink" Target="https://www.thinkwork.org" TargetMode="External" Id="Rcdb8b49c39094232" /><Relationship Type="http://schemas.openxmlformats.org/officeDocument/2006/relationships/hyperlink" Target="https://www.es-coach.org/" TargetMode="External" Id="R6b23da5df34b462b" /><Relationship Type="http://schemas.openxmlformats.org/officeDocument/2006/relationships/hyperlink" Target="https://directcourseonline.com/employment-services/" TargetMode="External" Id="R0945b31e79074135" /><Relationship Type="http://schemas.openxmlformats.org/officeDocument/2006/relationships/hyperlink" Target="https://smanewstoday.com/columns/why-having-familial-relationship-caregivers-matters/" TargetMode="External" Id="Rc50e0d36bfd84924" /><Relationship Type="http://schemas.openxmlformats.org/officeDocument/2006/relationships/hyperlink" Target="https://health.maryland.gov/mmcp/Pages/remprogram.aspx" TargetMode="External" Id="R4a271eab585743ef" /><Relationship Type="http://schemas.openxmlformats.org/officeDocument/2006/relationships/hyperlink" Target="https://docs.google.com/document/d/1D2RlPp7BBtPekbjhV-3FegaZDckBvM-D/edit" TargetMode="External" Id="R6974aa7cf150407a" /><Relationship Type="http://schemas.openxmlformats.org/officeDocument/2006/relationships/hyperlink" Target="https://dhmh.policystat.com/policy/13605917/latest/" TargetMode="External" Id="R829f603e89c04a8c" /><Relationship Type="http://schemas.openxmlformats.org/officeDocument/2006/relationships/hyperlink" Target="https://www.thinkwork.org/briana-using-vocational-rehabilitation-and-self-directed-funds-job-development" TargetMode="External" Id="Rc9e4424bb8464b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Gail M Godwin</dc:creator>
  <keywords/>
  <dc:description/>
  <lastModifiedBy>Bryn Peterson</lastModifiedBy>
  <revision>3</revision>
  <dcterms:created xsi:type="dcterms:W3CDTF">2024-07-30T11:57:00.0000000Z</dcterms:created>
  <dcterms:modified xsi:type="dcterms:W3CDTF">2024-08-20T23:03:47.9079567Z</dcterms:modified>
</coreProperties>
</file>