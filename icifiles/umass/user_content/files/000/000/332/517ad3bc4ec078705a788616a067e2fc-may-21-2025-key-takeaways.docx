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4EE1" w14:textId="77777777" w:rsidR="00893828" w:rsidRDefault="00190C8D">
      <w:r>
        <w:t xml:space="preserve">SELN </w:t>
      </w:r>
      <w:r w:rsidR="003B6257">
        <w:t xml:space="preserve">Monthly Network Meeting </w:t>
      </w:r>
    </w:p>
    <w:p w14:paraId="5CC8602A" w14:textId="1572FAEF" w:rsidR="00235050" w:rsidRDefault="003B6257">
      <w:r>
        <w:t>Key Takeaways</w:t>
      </w:r>
    </w:p>
    <w:p w14:paraId="5E60353B" w14:textId="6F4F6F3F" w:rsidR="00893828" w:rsidRDefault="00893828">
      <w:r>
        <w:t>May 21, 2025</w:t>
      </w:r>
    </w:p>
    <w:p w14:paraId="09E18B9B" w14:textId="77777777" w:rsidR="003B6257" w:rsidRDefault="003B6257"/>
    <w:p w14:paraId="18E75FD2" w14:textId="181CF96B" w:rsidR="003B6257" w:rsidRPr="00115ABF" w:rsidRDefault="00E91604" w:rsidP="00115ABF">
      <w:pPr>
        <w:pStyle w:val="Heading1"/>
        <w:rPr>
          <w:b/>
          <w:bCs/>
        </w:rPr>
      </w:pPr>
      <w:r w:rsidRPr="00115ABF">
        <w:rPr>
          <w:b/>
          <w:bCs/>
        </w:rPr>
        <w:t>Overview</w:t>
      </w:r>
    </w:p>
    <w:p w14:paraId="27A9BAA1" w14:textId="08B1A47F" w:rsidR="00103176" w:rsidRDefault="008D0C5D" w:rsidP="00D86042">
      <w:pPr>
        <w:pStyle w:val="ListBullet"/>
      </w:pPr>
      <w:r>
        <w:t xml:space="preserve">The meeting featured a </w:t>
      </w:r>
      <w:r w:rsidR="00DE2C3B">
        <w:t xml:space="preserve">reminder to fill out </w:t>
      </w:r>
      <w:r w:rsidR="3D92A089">
        <w:t xml:space="preserve">a </w:t>
      </w:r>
      <w:r w:rsidR="0097624A">
        <w:t>members’ survey</w:t>
      </w:r>
      <w:r w:rsidR="15639678">
        <w:t xml:space="preserve"> sent 5/20</w:t>
      </w:r>
      <w:r w:rsidR="00CC6D35">
        <w:t>;</w:t>
      </w:r>
      <w:r w:rsidR="0097624A">
        <w:t xml:space="preserve"> </w:t>
      </w:r>
      <w:r w:rsidR="00AF02C2">
        <w:t xml:space="preserve">a </w:t>
      </w:r>
      <w:r>
        <w:t xml:space="preserve">Data Minute </w:t>
      </w:r>
      <w:r w:rsidR="007B5F8E">
        <w:t xml:space="preserve">showing the </w:t>
      </w:r>
      <w:r w:rsidR="00EA50DB">
        <w:t>rates of work and nonwork services in 2022</w:t>
      </w:r>
      <w:r w:rsidR="7FCBADDE">
        <w:t xml:space="preserve"> and an invitation to check out </w:t>
      </w:r>
      <w:hyperlink r:id="rId8">
        <w:r w:rsidR="7FCBADDE" w:rsidRPr="29EDE6ED">
          <w:rPr>
            <w:rStyle w:val="Hyperlink"/>
          </w:rPr>
          <w:t>www.statedata.info;</w:t>
        </w:r>
      </w:hyperlink>
      <w:r w:rsidR="00EA50DB">
        <w:t xml:space="preserve"> </w:t>
      </w:r>
      <w:r w:rsidR="005E1F14">
        <w:t>a</w:t>
      </w:r>
      <w:r w:rsidR="003F1BAA">
        <w:t xml:space="preserve">n open discussion of anything top of mind for members; </w:t>
      </w:r>
      <w:r w:rsidR="00CC6D35">
        <w:t xml:space="preserve">a </w:t>
      </w:r>
      <w:r w:rsidR="003F1BAA">
        <w:t>reminder about the SELN eLearning course</w:t>
      </w:r>
      <w:r w:rsidR="007865AE">
        <w:t>’s summer section</w:t>
      </w:r>
      <w:r w:rsidR="317C01F8">
        <w:t xml:space="preserve"> closing June 6</w:t>
      </w:r>
      <w:r w:rsidR="007865AE">
        <w:t>;</w:t>
      </w:r>
      <w:r w:rsidR="003F1BAA">
        <w:t xml:space="preserve"> and </w:t>
      </w:r>
      <w:r w:rsidR="0CEC4417">
        <w:t>the network meeting summer schedule</w:t>
      </w:r>
      <w:r w:rsidR="003F1BAA">
        <w:t>.</w:t>
      </w:r>
    </w:p>
    <w:p w14:paraId="15373AFE" w14:textId="4DEDF8DC" w:rsidR="00D86042" w:rsidRDefault="002625D5" w:rsidP="00C113D1">
      <w:pPr>
        <w:pStyle w:val="Heading1"/>
        <w:rPr>
          <w:b/>
          <w:bCs/>
        </w:rPr>
      </w:pPr>
      <w:r w:rsidRPr="0049587F">
        <w:rPr>
          <w:b/>
          <w:bCs/>
        </w:rPr>
        <w:t xml:space="preserve">SELN </w:t>
      </w:r>
      <w:r w:rsidR="00C113D1" w:rsidRPr="0049587F">
        <w:rPr>
          <w:b/>
          <w:bCs/>
        </w:rPr>
        <w:t xml:space="preserve">Members’ </w:t>
      </w:r>
      <w:r w:rsidRPr="0049587F">
        <w:rPr>
          <w:b/>
          <w:bCs/>
        </w:rPr>
        <w:t xml:space="preserve">2025-2026 Planning </w:t>
      </w:r>
      <w:r w:rsidR="00C113D1" w:rsidRPr="0049587F">
        <w:rPr>
          <w:b/>
          <w:bCs/>
        </w:rPr>
        <w:t>Survey</w:t>
      </w:r>
    </w:p>
    <w:p w14:paraId="24BBA029" w14:textId="46CDC41F" w:rsidR="00117EDA" w:rsidRPr="00BF08D8" w:rsidRDefault="00D27E0E" w:rsidP="00BF0DC6">
      <w:pPr>
        <w:pStyle w:val="ListBullet"/>
      </w:pPr>
      <w:r>
        <w:t xml:space="preserve">Please check your email for the SELN Member Survey or copy and paste this link into your browser: </w:t>
      </w:r>
      <w:hyperlink r:id="rId9">
        <w:r w:rsidRPr="29EDE6ED">
          <w:rPr>
            <w:rStyle w:val="Hyperlink"/>
          </w:rPr>
          <w:t>https://umassboston.co1.qualtrics.com/jfe/form/SV_0MU0XMqb2qLgJQa</w:t>
        </w:r>
      </w:hyperlink>
    </w:p>
    <w:p w14:paraId="5F41BF83" w14:textId="6371ECBD" w:rsidR="004F6069" w:rsidRDefault="009A4033" w:rsidP="009C171C">
      <w:pPr>
        <w:pStyle w:val="ListBullet"/>
        <w:spacing w:line="240" w:lineRule="auto"/>
      </w:pPr>
      <w:r>
        <w:t xml:space="preserve">We appreciate your </w:t>
      </w:r>
      <w:r w:rsidR="7CE2EA98">
        <w:t>feedback on how</w:t>
      </w:r>
      <w:r w:rsidR="00FD55C1">
        <w:t xml:space="preserve"> this membership year </w:t>
      </w:r>
      <w:r w:rsidR="006B24AF">
        <w:t xml:space="preserve">went for your team and plans for </w:t>
      </w:r>
      <w:r w:rsidR="00DC1D20">
        <w:t>the next membership year.</w:t>
      </w:r>
      <w:r w:rsidR="766627F2">
        <w:t xml:space="preserve"> You can begin the survey and save responses to be completed </w:t>
      </w:r>
      <w:proofErr w:type="gramStart"/>
      <w:r w:rsidR="766627F2">
        <w:t>at a later time</w:t>
      </w:r>
      <w:proofErr w:type="gramEnd"/>
      <w:r w:rsidR="766627F2">
        <w:t xml:space="preserve"> if needed. The survey deadline is June 19.</w:t>
      </w:r>
    </w:p>
    <w:p w14:paraId="60490B56" w14:textId="19CCA214" w:rsidR="003B6257" w:rsidRPr="00195F4B" w:rsidRDefault="003B6257" w:rsidP="00AE1732">
      <w:pPr>
        <w:pStyle w:val="Heading1"/>
        <w:rPr>
          <w:b/>
          <w:bCs/>
        </w:rPr>
      </w:pPr>
      <w:r w:rsidRPr="00195F4B">
        <w:rPr>
          <w:b/>
          <w:bCs/>
        </w:rPr>
        <w:t>Data Minute</w:t>
      </w:r>
    </w:p>
    <w:p w14:paraId="79A5FA65" w14:textId="7270A78F" w:rsidR="00046BF6" w:rsidRDefault="00C66D4E" w:rsidP="003816EB">
      <w:pPr>
        <w:pStyle w:val="ListBullet"/>
      </w:pPr>
      <w:r>
        <w:t>F</w:t>
      </w:r>
      <w:r w:rsidR="00BE460C">
        <w:t xml:space="preserve">iscal year </w:t>
      </w:r>
      <w:r>
        <w:t xml:space="preserve">2022 </w:t>
      </w:r>
      <w:r w:rsidR="00BE460C">
        <w:t xml:space="preserve">data </w:t>
      </w:r>
      <w:r w:rsidR="0043135B">
        <w:t xml:space="preserve">from 47 states </w:t>
      </w:r>
      <w:r w:rsidR="00BE460C">
        <w:t xml:space="preserve">in </w:t>
      </w:r>
      <w:r w:rsidR="00C14610">
        <w:t xml:space="preserve">the </w:t>
      </w:r>
      <w:r w:rsidR="00374702">
        <w:t xml:space="preserve">National Survey of State </w:t>
      </w:r>
      <w:r w:rsidR="00C14610">
        <w:t>I</w:t>
      </w:r>
      <w:r w:rsidR="00233E41">
        <w:t>n</w:t>
      </w:r>
      <w:r w:rsidR="200FCF9D">
        <w:t xml:space="preserve">tellectual </w:t>
      </w:r>
      <w:r w:rsidR="00233E41">
        <w:t xml:space="preserve">and </w:t>
      </w:r>
      <w:r w:rsidR="00C14610">
        <w:t>D</w:t>
      </w:r>
      <w:r w:rsidR="00233E41">
        <w:t xml:space="preserve">evelopmental </w:t>
      </w:r>
      <w:r w:rsidR="00C14610">
        <w:t>D</w:t>
      </w:r>
      <w:r w:rsidR="00233E41">
        <w:t>isabilities</w:t>
      </w:r>
      <w:r w:rsidR="002D6745">
        <w:t xml:space="preserve"> Agencies’ Employment and Day Services</w:t>
      </w:r>
      <w:r w:rsidR="00AD38A1">
        <w:t xml:space="preserve"> shows th</w:t>
      </w:r>
      <w:r w:rsidR="006B7507">
        <w:t>at</w:t>
      </w:r>
      <w:r w:rsidR="00AD38A1">
        <w:t xml:space="preserve"> </w:t>
      </w:r>
      <w:r w:rsidR="00CE7059">
        <w:t xml:space="preserve">90% </w:t>
      </w:r>
      <w:r w:rsidR="006D1A80">
        <w:t xml:space="preserve">of state funds are allocated toward </w:t>
      </w:r>
      <w:r w:rsidR="00AD38A1">
        <w:t>facility-</w:t>
      </w:r>
      <w:r w:rsidR="005830E0">
        <w:t xml:space="preserve">based </w:t>
      </w:r>
      <w:r w:rsidR="00D42DC2">
        <w:t xml:space="preserve">and </w:t>
      </w:r>
      <w:r w:rsidR="005830E0">
        <w:t xml:space="preserve">nonwork </w:t>
      </w:r>
      <w:r w:rsidR="00A40144">
        <w:t xml:space="preserve">settings while </w:t>
      </w:r>
      <w:r w:rsidR="00BF36DD">
        <w:t>9% of state fund</w:t>
      </w:r>
      <w:r w:rsidR="00D30922">
        <w:t xml:space="preserve">s are </w:t>
      </w:r>
      <w:r w:rsidR="00BF36DD">
        <w:t>allocated toward</w:t>
      </w:r>
      <w:r w:rsidR="00F57E40">
        <w:t xml:space="preserve"> competitive integrated employment</w:t>
      </w:r>
      <w:r w:rsidR="00BE3AF2">
        <w:t xml:space="preserve"> (CIE)</w:t>
      </w:r>
      <w:r w:rsidR="00474312">
        <w:t>.</w:t>
      </w:r>
    </w:p>
    <w:p w14:paraId="5C73FCD4" w14:textId="5A377DDA" w:rsidR="00E90777" w:rsidRDefault="005201C3" w:rsidP="00687564">
      <w:pPr>
        <w:pStyle w:val="ListBullet"/>
      </w:pPr>
      <w:r>
        <w:t xml:space="preserve">States </w:t>
      </w:r>
      <w:r w:rsidR="00420DCD">
        <w:t>mak</w:t>
      </w:r>
      <w:r w:rsidR="007A60FD">
        <w:t>ing</w:t>
      </w:r>
      <w:r w:rsidR="00420DCD">
        <w:t xml:space="preserve"> supported employment a priority </w:t>
      </w:r>
      <w:r w:rsidR="00474344">
        <w:t xml:space="preserve">are not reflecting this in their resource </w:t>
      </w:r>
      <w:r w:rsidR="000879BA">
        <w:t>allocation.</w:t>
      </w:r>
      <w:r w:rsidR="00E90777">
        <w:t xml:space="preserve"> </w:t>
      </w:r>
    </w:p>
    <w:p w14:paraId="256789BA" w14:textId="12253005" w:rsidR="003B6257" w:rsidRDefault="00AD73AF" w:rsidP="00687564">
      <w:pPr>
        <w:pStyle w:val="ListBullet"/>
      </w:pPr>
      <w:r>
        <w:t xml:space="preserve">For more information, </w:t>
      </w:r>
      <w:r w:rsidR="005A76E9">
        <w:t xml:space="preserve">please read the Data Notes at </w:t>
      </w:r>
      <w:hyperlink r:id="rId10">
        <w:proofErr w:type="spellStart"/>
        <w:r w:rsidR="005A76E9" w:rsidRPr="29EDE6ED">
          <w:rPr>
            <w:rStyle w:val="Hyperlink"/>
          </w:rPr>
          <w:t>StateData</w:t>
        </w:r>
        <w:proofErr w:type="spellEnd"/>
        <w:r w:rsidR="005A76E9" w:rsidRPr="29EDE6ED">
          <w:rPr>
            <w:rStyle w:val="Hyperlink"/>
          </w:rPr>
          <w:t>.</w:t>
        </w:r>
      </w:hyperlink>
    </w:p>
    <w:p w14:paraId="06DC35B4" w14:textId="375D9B41" w:rsidR="003B6257" w:rsidRPr="009D468B" w:rsidRDefault="005E6E09" w:rsidP="00921FAB">
      <w:pPr>
        <w:pStyle w:val="Heading1"/>
        <w:rPr>
          <w:b/>
          <w:bCs/>
        </w:rPr>
      </w:pPr>
      <w:r w:rsidRPr="009D468B">
        <w:rPr>
          <w:b/>
          <w:bCs/>
        </w:rPr>
        <w:t>Open Discussion</w:t>
      </w:r>
    </w:p>
    <w:p w14:paraId="47D0F51E" w14:textId="6ED787DB" w:rsidR="00B94CEA" w:rsidRDefault="00566AF0" w:rsidP="00CF5527">
      <w:pPr>
        <w:pStyle w:val="ListBullet"/>
      </w:pPr>
      <w:r>
        <w:t xml:space="preserve">Members discussed concerns and raised questions about </w:t>
      </w:r>
      <w:r w:rsidR="00DA0CF5">
        <w:t xml:space="preserve">the new </w:t>
      </w:r>
      <w:ins w:id="0" w:author="Amy E Huppi" w:date="2025-06-04T14:47:00Z">
        <w:r w:rsidR="138BE07D">
          <w:t xml:space="preserve">potential </w:t>
        </w:r>
      </w:ins>
      <w:r w:rsidR="00DA0CF5">
        <w:t>Medicaid work requirement</w:t>
      </w:r>
      <w:r w:rsidR="001B25E8">
        <w:t xml:space="preserve"> and the </w:t>
      </w:r>
      <w:r w:rsidR="00835DE3">
        <w:t xml:space="preserve">use and </w:t>
      </w:r>
      <w:r w:rsidR="001B25E8">
        <w:t>definition of the term “able-bodied”</w:t>
      </w:r>
      <w:r w:rsidR="00835DE3">
        <w:t xml:space="preserve"> in th</w:t>
      </w:r>
      <w:r w:rsidR="00B01B13">
        <w:t>e</w:t>
      </w:r>
      <w:r w:rsidR="00835DE3">
        <w:t xml:space="preserve"> context</w:t>
      </w:r>
      <w:r w:rsidR="00B01B13">
        <w:t xml:space="preserve"> of the requirement</w:t>
      </w:r>
      <w:r w:rsidR="00CE3405">
        <w:t>.</w:t>
      </w:r>
      <w:r w:rsidR="001B25E8">
        <w:t xml:space="preserve"> </w:t>
      </w:r>
    </w:p>
    <w:p w14:paraId="618F15CF" w14:textId="05F0815F" w:rsidR="00C42F48" w:rsidRDefault="00044D8D" w:rsidP="00CF5527">
      <w:pPr>
        <w:pStyle w:val="ListBullet"/>
      </w:pPr>
      <w:r>
        <w:t xml:space="preserve">Several states </w:t>
      </w:r>
      <w:r w:rsidR="00BC3812">
        <w:t xml:space="preserve">discussed their </w:t>
      </w:r>
      <w:r w:rsidR="003474A9">
        <w:t xml:space="preserve">cross-agency </w:t>
      </w:r>
      <w:r w:rsidR="00BC3812">
        <w:t>c</w:t>
      </w:r>
      <w:r w:rsidR="00D52D9C">
        <w:t xml:space="preserve">onversations </w:t>
      </w:r>
      <w:r w:rsidR="003474A9">
        <w:t xml:space="preserve">about </w:t>
      </w:r>
      <w:r w:rsidR="0064084A">
        <w:t xml:space="preserve">what each agency does and how to strengthen partnership </w:t>
      </w:r>
      <w:r w:rsidR="00F56779">
        <w:t xml:space="preserve">and </w:t>
      </w:r>
      <w:del w:id="1" w:author="Amy E Huppi" w:date="2025-06-04T14:48:00Z">
        <w:r w:rsidDel="00F56779">
          <w:delText>achieving</w:delText>
        </w:r>
      </w:del>
      <w:ins w:id="2" w:author="Amy E Huppi" w:date="2025-06-04T14:48:00Z">
        <w:r w:rsidR="2ACFDED6">
          <w:t>achieve</w:t>
        </w:r>
      </w:ins>
      <w:r w:rsidR="00F56779">
        <w:t xml:space="preserve"> greater equity in providing services.</w:t>
      </w:r>
    </w:p>
    <w:p w14:paraId="736711E1" w14:textId="7CADFE64" w:rsidR="00154FAD" w:rsidRDefault="00AE15CA" w:rsidP="00CF5527">
      <w:pPr>
        <w:pStyle w:val="ListBullet"/>
      </w:pPr>
      <w:r>
        <w:t xml:space="preserve">States discussed </w:t>
      </w:r>
      <w:r w:rsidR="00723B9F">
        <w:t>collaborating with D</w:t>
      </w:r>
      <w:ins w:id="3" w:author="Amy E Huppi" w:date="2025-06-04T14:48:00Z">
        <w:r w:rsidR="745A66B3">
          <w:t xml:space="preserve">evelopmental </w:t>
        </w:r>
      </w:ins>
      <w:r w:rsidR="00723B9F">
        <w:t>D</w:t>
      </w:r>
      <w:ins w:id="4" w:author="Amy E Huppi" w:date="2025-06-04T14:48:00Z">
        <w:r w:rsidR="33770A18">
          <w:t>isability (DD)</w:t>
        </w:r>
      </w:ins>
      <w:r w:rsidR="00723B9F">
        <w:t xml:space="preserve"> councils </w:t>
      </w:r>
      <w:r w:rsidR="00715F83">
        <w:t xml:space="preserve">to </w:t>
      </w:r>
      <w:r w:rsidR="00723B9F">
        <w:t>assess</w:t>
      </w:r>
      <w:r w:rsidR="00715F83">
        <w:t xml:space="preserve"> </w:t>
      </w:r>
      <w:r w:rsidR="008E6B54">
        <w:t xml:space="preserve">the effectiveness of </w:t>
      </w:r>
      <w:r w:rsidR="00723B9F">
        <w:t xml:space="preserve">their </w:t>
      </w:r>
      <w:r w:rsidR="00C42F48">
        <w:t>pre</w:t>
      </w:r>
      <w:r w:rsidR="000E18AD">
        <w:t>employment transition services (</w:t>
      </w:r>
      <w:proofErr w:type="spellStart"/>
      <w:r w:rsidR="000E18AD">
        <w:t>pre</w:t>
      </w:r>
      <w:r w:rsidR="00C42F48">
        <w:t>ETS</w:t>
      </w:r>
      <w:proofErr w:type="spellEnd"/>
      <w:r w:rsidR="000E18AD">
        <w:t>)</w:t>
      </w:r>
      <w:r w:rsidR="00C42F48">
        <w:t xml:space="preserve"> </w:t>
      </w:r>
      <w:r w:rsidR="000E18AD">
        <w:t>programs</w:t>
      </w:r>
      <w:r w:rsidR="00744D5C">
        <w:t>.</w:t>
      </w:r>
    </w:p>
    <w:p w14:paraId="3298F655" w14:textId="77777777" w:rsidR="002649EF" w:rsidRDefault="00154FAD" w:rsidP="00CF5527">
      <w:pPr>
        <w:pStyle w:val="ListBullet"/>
      </w:pPr>
      <w:r>
        <w:t xml:space="preserve">States participating in the National Employment Opportunity Network (NEON) </w:t>
      </w:r>
      <w:r w:rsidR="00A85075">
        <w:t xml:space="preserve">discussed their business engagement efforts and </w:t>
      </w:r>
      <w:r w:rsidR="0040296D">
        <w:t>recent community support to recogn</w:t>
      </w:r>
      <w:r w:rsidR="009D1300">
        <w:t>ize</w:t>
      </w:r>
      <w:r w:rsidR="00D12B40">
        <w:t xml:space="preserve"> an employee’s </w:t>
      </w:r>
      <w:r w:rsidR="00E92EEE">
        <w:t>long-term success at a</w:t>
      </w:r>
      <w:r w:rsidR="009D1300">
        <w:t xml:space="preserve"> </w:t>
      </w:r>
      <w:r w:rsidR="00804498">
        <w:t>valued job.</w:t>
      </w:r>
    </w:p>
    <w:p w14:paraId="45623AFF" w14:textId="47853F60" w:rsidR="00365D2E" w:rsidRDefault="002649EF" w:rsidP="00CF5527">
      <w:pPr>
        <w:pStyle w:val="ListBullet"/>
      </w:pPr>
      <w:r>
        <w:t xml:space="preserve">Several states appreciated </w:t>
      </w:r>
      <w:r w:rsidR="0079100A">
        <w:t xml:space="preserve">the training they had received from SELN on </w:t>
      </w:r>
      <w:r w:rsidR="00FA2DAF">
        <w:t xml:space="preserve">having difficult </w:t>
      </w:r>
      <w:r w:rsidR="00735B42">
        <w:t>conversations</w:t>
      </w:r>
      <w:r w:rsidR="00115A4B">
        <w:t xml:space="preserve"> </w:t>
      </w:r>
      <w:r w:rsidR="004A529C">
        <w:t xml:space="preserve">to discover </w:t>
      </w:r>
      <w:r w:rsidR="00AD2A0C">
        <w:t xml:space="preserve">and address </w:t>
      </w:r>
      <w:r w:rsidR="0091314C">
        <w:t xml:space="preserve">stakeholders’ challenges and concerns around </w:t>
      </w:r>
      <w:r w:rsidR="00146CF0">
        <w:t xml:space="preserve">the Employment First policy, </w:t>
      </w:r>
      <w:r w:rsidR="00F4622D">
        <w:t>providing services</w:t>
      </w:r>
      <w:r w:rsidR="00BD048B">
        <w:t xml:space="preserve"> and </w:t>
      </w:r>
      <w:r w:rsidR="00666BC5">
        <w:t xml:space="preserve">raising expectations for </w:t>
      </w:r>
      <w:r w:rsidR="004F4C80">
        <w:t>employment</w:t>
      </w:r>
      <w:r w:rsidR="00F4622D">
        <w:t>.</w:t>
      </w:r>
    </w:p>
    <w:p w14:paraId="688710C4" w14:textId="483035C5" w:rsidR="00F0630D" w:rsidRDefault="00DA15A8" w:rsidP="00CF5527">
      <w:pPr>
        <w:pStyle w:val="ListBullet"/>
        <w:rPr>
          <w:ins w:id="5" w:author="Amy E Huppi" w:date="2025-06-04T15:00:00Z" w16du:dateUtc="2025-06-04T15:00:11Z"/>
        </w:rPr>
      </w:pPr>
      <w:r>
        <w:t xml:space="preserve">For more information and some resources shared by Washington about </w:t>
      </w:r>
      <w:r w:rsidR="00572A2A">
        <w:t xml:space="preserve">investing in </w:t>
      </w:r>
      <w:r w:rsidR="0040407D">
        <w:t>and incentivizing providers</w:t>
      </w:r>
      <w:ins w:id="6" w:author="Amy E Huppi" w:date="2025-06-04T15:00:00Z">
        <w:r w:rsidR="0A67D910">
          <w:t>:</w:t>
        </w:r>
      </w:ins>
      <w:del w:id="7" w:author="Amy E Huppi" w:date="2025-06-04T15:00:00Z">
        <w:r w:rsidDel="0040407D">
          <w:delText xml:space="preserve">, </w:delText>
        </w:r>
        <w:r w:rsidDel="00B55030">
          <w:delText>visit the meeting chat.</w:delText>
        </w:r>
      </w:del>
    </w:p>
    <w:p w14:paraId="76693646" w14:textId="3C0D67B4" w:rsidR="04901D2F" w:rsidRDefault="04901D2F" w:rsidP="004F458C">
      <w:pPr>
        <w:pStyle w:val="ListBullet"/>
        <w:tabs>
          <w:tab w:val="clear" w:pos="360"/>
          <w:tab w:val="num" w:pos="720"/>
        </w:tabs>
        <w:ind w:left="720"/>
        <w:rPr>
          <w:ins w:id="8" w:author="Amy E Huppi" w:date="2025-06-04T15:00:00Z" w16du:dateUtc="2025-06-04T15:00:50Z"/>
          <w:rStyle w:val="Hyperlink"/>
          <w:rFonts w:ascii="Lato" w:eastAsia="Lato" w:hAnsi="Lato" w:cs="Lato"/>
        </w:rPr>
      </w:pPr>
      <w:ins w:id="9" w:author="Amy E Huppi" w:date="2025-06-04T15:00:00Z">
        <w:r w:rsidRPr="00434F74">
          <w:rPr>
            <w:rFonts w:ascii="Lato" w:eastAsia="Lato" w:hAnsi="Lato" w:cs="Lato"/>
          </w:rPr>
          <w:t xml:space="preserve">Community Inclusion Plan Quality </w:t>
        </w:r>
        <w:r w:rsidRPr="00434F74">
          <w:rPr>
            <w:rFonts w:ascii="Lato" w:eastAsia="Lato" w:hAnsi="Lato" w:cs="Lato"/>
          </w:rPr>
          <w:t>R</w:t>
        </w:r>
        <w:r w:rsidRPr="00434F74">
          <w:rPr>
            <w:rFonts w:ascii="Lato" w:eastAsia="Lato" w:hAnsi="Lato" w:cs="Lato"/>
          </w:rPr>
          <w:t xml:space="preserve">eview Tool </w:t>
        </w:r>
      </w:ins>
    </w:p>
    <w:p w14:paraId="2AC04C34" w14:textId="4D06D5D4" w:rsidR="4485204E" w:rsidRDefault="4485204E" w:rsidP="004F458C">
      <w:pPr>
        <w:pStyle w:val="ListBullet"/>
        <w:tabs>
          <w:tab w:val="clear" w:pos="360"/>
          <w:tab w:val="num" w:pos="720"/>
        </w:tabs>
        <w:ind w:left="720"/>
        <w:rPr>
          <w:ins w:id="10" w:author="Amy E Huppi" w:date="2025-06-04T15:01:00Z" w16du:dateUtc="2025-06-04T15:01:42Z"/>
          <w:rFonts w:ascii="Lato" w:eastAsia="Lato" w:hAnsi="Lato" w:cs="Lato"/>
          <w:color w:val="FFFFFF" w:themeColor="background1"/>
        </w:rPr>
      </w:pPr>
      <w:ins w:id="11" w:author="Amy E Huppi" w:date="2025-06-04T15:01:00Z">
        <w:r>
          <w:fldChar w:fldCharType="begin"/>
        </w:r>
        <w:r>
          <w:instrText xml:space="preserve">HYPERLINK "https://www.selnhub.org/resources/1030" </w:instrText>
        </w:r>
        <w:r>
          <w:fldChar w:fldCharType="separate"/>
        </w:r>
        <w:r w:rsidRPr="29EDE6ED">
          <w:rPr>
            <w:rStyle w:val="Hyperlink"/>
            <w:rFonts w:ascii="Lato" w:eastAsia="Lato" w:hAnsi="Lato" w:cs="Lato"/>
          </w:rPr>
          <w:t xml:space="preserve">Community Inclusion Case Note Quality </w:t>
        </w:r>
        <w:r w:rsidRPr="29EDE6ED">
          <w:rPr>
            <w:rStyle w:val="Hyperlink"/>
            <w:rFonts w:ascii="Lato" w:eastAsia="Lato" w:hAnsi="Lato" w:cs="Lato"/>
          </w:rPr>
          <w:t>R</w:t>
        </w:r>
        <w:r w:rsidRPr="29EDE6ED">
          <w:rPr>
            <w:rStyle w:val="Hyperlink"/>
            <w:rFonts w:ascii="Lato" w:eastAsia="Lato" w:hAnsi="Lato" w:cs="Lato"/>
          </w:rPr>
          <w:t>eview Tool</w:t>
        </w:r>
        <w:r>
          <w:fldChar w:fldCharType="end"/>
        </w:r>
      </w:ins>
    </w:p>
    <w:p w14:paraId="4D163EE0" w14:textId="27632053" w:rsidR="29EDE6ED" w:rsidRDefault="004F458C" w:rsidP="004F458C">
      <w:pPr>
        <w:pStyle w:val="ListBullet"/>
        <w:tabs>
          <w:tab w:val="clear" w:pos="360"/>
          <w:tab w:val="num" w:pos="720"/>
        </w:tabs>
        <w:ind w:left="720"/>
        <w:rPr>
          <w:ins w:id="12" w:author="Amy E Huppi" w:date="2025-06-04T15:01:00Z" w16du:dateUtc="2025-06-04T15:01:23Z"/>
          <w:rFonts w:ascii="Lato" w:eastAsia="Lato" w:hAnsi="Lato" w:cs="Lato"/>
          <w:color w:val="FFFFFF" w:themeColor="background1"/>
        </w:rPr>
      </w:pPr>
      <w:r>
        <w:rPr>
          <w:rFonts w:ascii="Lato" w:eastAsia="Lato" w:hAnsi="Lato" w:cs="Lato"/>
          <w:color w:val="FFFFFF" w:themeColor="background1"/>
        </w:rPr>
        <w:fldChar w:fldCharType="begin"/>
      </w:r>
      <w:r>
        <w:rPr>
          <w:rFonts w:ascii="Lato" w:eastAsia="Lato" w:hAnsi="Lato" w:cs="Lato"/>
          <w:color w:val="FFFFFF" w:themeColor="background1"/>
        </w:rPr>
        <w:instrText>HYPERLINK "https://www.selnhub.org/resources/1029"</w:instrText>
      </w:r>
      <w:r>
        <w:rPr>
          <w:rFonts w:ascii="Lato" w:eastAsia="Lato" w:hAnsi="Lato" w:cs="Lato"/>
          <w:color w:val="FFFFFF" w:themeColor="background1"/>
        </w:rPr>
      </w:r>
      <w:r>
        <w:rPr>
          <w:rFonts w:ascii="Lato" w:eastAsia="Lato" w:hAnsi="Lato" w:cs="Lato"/>
          <w:color w:val="FFFFFF" w:themeColor="background1"/>
        </w:rPr>
        <w:fldChar w:fldCharType="separate"/>
      </w:r>
      <w:ins w:id="13" w:author="Amy E Huppi" w:date="2025-06-04T15:02:00Z">
        <w:r w:rsidR="4485204E" w:rsidRPr="004F458C">
          <w:rPr>
            <w:rStyle w:val="Hyperlink"/>
            <w:rFonts w:ascii="Lato" w:eastAsia="Lato" w:hAnsi="Lato" w:cs="Lato"/>
          </w:rPr>
          <w:t>Employment Plan Quality Review Tool</w:t>
        </w:r>
      </w:ins>
      <w:r>
        <w:rPr>
          <w:rFonts w:ascii="Lato" w:eastAsia="Lato" w:hAnsi="Lato" w:cs="Lato"/>
          <w:color w:val="FFFFFF" w:themeColor="background1"/>
        </w:rPr>
        <w:fldChar w:fldCharType="end"/>
      </w:r>
    </w:p>
    <w:p w14:paraId="7087C107" w14:textId="378C8ADA" w:rsidR="29EDE6ED" w:rsidRDefault="29EDE6ED" w:rsidP="347395F6">
      <w:pPr>
        <w:pStyle w:val="ListBullet"/>
        <w:numPr>
          <w:ilvl w:val="0"/>
          <w:numId w:val="0"/>
        </w:numPr>
        <w:ind w:left="360"/>
        <w:rPr>
          <w:rFonts w:ascii="Lato" w:eastAsia="Lato" w:hAnsi="Lato" w:cs="Lato"/>
          <w:color w:val="FFFFFF" w:themeColor="background1"/>
        </w:rPr>
      </w:pPr>
    </w:p>
    <w:p w14:paraId="243884AA" w14:textId="77777777" w:rsidR="00461D9F" w:rsidRPr="00D768B4" w:rsidRDefault="003B6257" w:rsidP="00EC4520">
      <w:pPr>
        <w:pStyle w:val="Heading1"/>
        <w:rPr>
          <w:b/>
          <w:bCs/>
        </w:rPr>
      </w:pPr>
      <w:r w:rsidRPr="00D768B4">
        <w:rPr>
          <w:b/>
          <w:bCs/>
        </w:rPr>
        <w:t>E-Learning Course</w:t>
      </w:r>
      <w:r w:rsidR="00461D9F" w:rsidRPr="00D768B4">
        <w:rPr>
          <w:b/>
          <w:bCs/>
        </w:rPr>
        <w:t>:</w:t>
      </w:r>
    </w:p>
    <w:p w14:paraId="0D4E759D" w14:textId="6BD87F2D" w:rsidR="0097567C" w:rsidRDefault="00A9414A" w:rsidP="00B533B0">
      <w:pPr>
        <w:pStyle w:val="ListBullet"/>
      </w:pPr>
      <w:r>
        <w:t xml:space="preserve">The </w:t>
      </w:r>
      <w:r w:rsidR="00BA57DC">
        <w:t>e</w:t>
      </w:r>
      <w:r w:rsidR="003B6257">
        <w:t xml:space="preserve">nrollment </w:t>
      </w:r>
      <w:r w:rsidR="00954E82">
        <w:t xml:space="preserve">for the current section of the course </w:t>
      </w:r>
      <w:r w:rsidR="003B6257">
        <w:t>closes on May 30, 2025</w:t>
      </w:r>
      <w:r w:rsidR="00E6792B">
        <w:t>, and t</w:t>
      </w:r>
      <w:r w:rsidR="00A94646">
        <w:t>he course will run until June 6</w:t>
      </w:r>
      <w:r w:rsidR="00A94646" w:rsidRPr="29EDE6ED">
        <w:rPr>
          <w:vertAlign w:val="superscript"/>
        </w:rPr>
        <w:t>th</w:t>
      </w:r>
      <w:r w:rsidR="00A94646">
        <w:t xml:space="preserve">. </w:t>
      </w:r>
      <w:r w:rsidR="00EE7BDD">
        <w:t>After that, t</w:t>
      </w:r>
      <w:r w:rsidR="003C01D4">
        <w:t>he course will be refreshed before starting up again in the fall.</w:t>
      </w:r>
    </w:p>
    <w:p w14:paraId="13108888" w14:textId="2BA657E4" w:rsidR="003B6257" w:rsidRDefault="00A94646" w:rsidP="00B533B0">
      <w:pPr>
        <w:pStyle w:val="ListBullet"/>
      </w:pPr>
      <w:r>
        <w:t xml:space="preserve">Please reach out to </w:t>
      </w:r>
      <w:hyperlink r:id="rId11">
        <w:r w:rsidR="00003CEA" w:rsidRPr="29EDE6ED">
          <w:rPr>
            <w:rStyle w:val="Hyperlink"/>
          </w:rPr>
          <w:t>Amy Huppi</w:t>
        </w:r>
      </w:hyperlink>
      <w:r w:rsidR="00505B79">
        <w:t xml:space="preserve"> </w:t>
      </w:r>
      <w:r>
        <w:t xml:space="preserve">or </w:t>
      </w:r>
      <w:hyperlink r:id="rId12">
        <w:r w:rsidR="00505B79" w:rsidRPr="29EDE6ED">
          <w:rPr>
            <w:rStyle w:val="Hyperlink"/>
          </w:rPr>
          <w:t>Kara Sexton</w:t>
        </w:r>
      </w:hyperlink>
      <w:r w:rsidR="00505B79">
        <w:t xml:space="preserve"> </w:t>
      </w:r>
      <w:r>
        <w:t xml:space="preserve">with questions. </w:t>
      </w:r>
    </w:p>
    <w:p w14:paraId="02B3459B" w14:textId="24207F3B" w:rsidR="003B6257" w:rsidRPr="00D85590" w:rsidRDefault="003B6257" w:rsidP="00DD5DA5">
      <w:pPr>
        <w:pStyle w:val="Heading1"/>
        <w:rPr>
          <w:b/>
          <w:bCs/>
        </w:rPr>
      </w:pPr>
      <w:r w:rsidRPr="00D85590">
        <w:rPr>
          <w:b/>
          <w:bCs/>
        </w:rPr>
        <w:t>Upcoming meetings</w:t>
      </w:r>
    </w:p>
    <w:p w14:paraId="655B82FA" w14:textId="2377721C" w:rsidR="003B6257" w:rsidRDefault="003B6257" w:rsidP="00C367C6">
      <w:pPr>
        <w:pStyle w:val="ListBullet"/>
      </w:pPr>
      <w:r>
        <w:t>June 18.</w:t>
      </w:r>
    </w:p>
    <w:p w14:paraId="0C837394" w14:textId="4D9A3367" w:rsidR="003B6257" w:rsidRDefault="003B6257" w:rsidP="00C367C6">
      <w:pPr>
        <w:pStyle w:val="ListBullet"/>
      </w:pPr>
      <w:r>
        <w:t>July 16: Business meeting; leads only</w:t>
      </w:r>
      <w:r w:rsidR="00356B5B">
        <w:t>.</w:t>
      </w:r>
    </w:p>
    <w:p w14:paraId="2846A9E6" w14:textId="6029555F" w:rsidR="003B6257" w:rsidRDefault="003B6257" w:rsidP="00C367C6">
      <w:pPr>
        <w:pStyle w:val="ListBullet"/>
      </w:pPr>
      <w:r>
        <w:t>No August meeting</w:t>
      </w:r>
    </w:p>
    <w:p w14:paraId="189735DE" w14:textId="7091C7E2" w:rsidR="00DA47A1" w:rsidRPr="008C5CBD" w:rsidRDefault="00DA47A1" w:rsidP="009B25AB">
      <w:pPr>
        <w:pStyle w:val="Heading1"/>
      </w:pPr>
      <w:r w:rsidRPr="008C5CBD">
        <w:t>Meeting Materials:</w:t>
      </w:r>
    </w:p>
    <w:p w14:paraId="69290177" w14:textId="6A68A3AC" w:rsidR="00DA47A1" w:rsidRDefault="009B25AB" w:rsidP="00571914">
      <w:pPr>
        <w:pStyle w:val="ListBullet"/>
        <w:rPr>
          <w:del w:id="14" w:author="Amy E Huppi" w:date="2025-06-04T15:20:00Z" w16du:dateUtc="2025-06-04T15:20:48Z"/>
        </w:rPr>
      </w:pPr>
      <w:del w:id="15" w:author="Amy E Huppi" w:date="2025-06-04T15:20:00Z">
        <w:r w:rsidDel="009B25AB">
          <w:delText>Recordings</w:delText>
        </w:r>
      </w:del>
    </w:p>
    <w:p w14:paraId="200C7E0C" w14:textId="1899B0B9" w:rsidR="009B25AB" w:rsidRDefault="009B25AB" w:rsidP="00571914">
      <w:pPr>
        <w:pStyle w:val="ListBullet"/>
      </w:pPr>
      <w:hyperlink r:id="rId13">
        <w:r w:rsidRPr="4F263821">
          <w:rPr>
            <w:rStyle w:val="Hyperlink"/>
          </w:rPr>
          <w:t>Slides</w:t>
        </w:r>
      </w:hyperlink>
    </w:p>
    <w:sectPr w:rsidR="009B2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8E12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C1FAB1"/>
    <w:multiLevelType w:val="hybridMultilevel"/>
    <w:tmpl w:val="E05CB9EC"/>
    <w:lvl w:ilvl="0" w:tplc="2C18E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687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88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960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6F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68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E8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8E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A8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B2C98"/>
    <w:multiLevelType w:val="hybridMultilevel"/>
    <w:tmpl w:val="A39E8922"/>
    <w:lvl w:ilvl="0" w:tplc="8806CA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F270B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A90B2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3836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B5677B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C30C0B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EE996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FA5E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04EEBB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3390474">
    <w:abstractNumId w:val="1"/>
  </w:num>
  <w:num w:numId="2" w16cid:durableId="1633633994">
    <w:abstractNumId w:val="2"/>
  </w:num>
  <w:num w:numId="3" w16cid:durableId="211355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57"/>
    <w:rsid w:val="00003CEA"/>
    <w:rsid w:val="0000775E"/>
    <w:rsid w:val="000320AC"/>
    <w:rsid w:val="00043753"/>
    <w:rsid w:val="00044D8D"/>
    <w:rsid w:val="00046BF6"/>
    <w:rsid w:val="0005287B"/>
    <w:rsid w:val="00061170"/>
    <w:rsid w:val="00070BCA"/>
    <w:rsid w:val="000879BA"/>
    <w:rsid w:val="00090062"/>
    <w:rsid w:val="000E18AD"/>
    <w:rsid w:val="00103176"/>
    <w:rsid w:val="00115A4B"/>
    <w:rsid w:val="00115ABF"/>
    <w:rsid w:val="00117EDA"/>
    <w:rsid w:val="00121DA0"/>
    <w:rsid w:val="00122F05"/>
    <w:rsid w:val="00146CF0"/>
    <w:rsid w:val="00150765"/>
    <w:rsid w:val="00154FAD"/>
    <w:rsid w:val="00156152"/>
    <w:rsid w:val="0016148D"/>
    <w:rsid w:val="001647AB"/>
    <w:rsid w:val="001841B7"/>
    <w:rsid w:val="00190C8D"/>
    <w:rsid w:val="00195F4B"/>
    <w:rsid w:val="001A25EF"/>
    <w:rsid w:val="001B1743"/>
    <w:rsid w:val="001B25E8"/>
    <w:rsid w:val="001E022F"/>
    <w:rsid w:val="001E05F9"/>
    <w:rsid w:val="00201E24"/>
    <w:rsid w:val="002053ED"/>
    <w:rsid w:val="00225A4C"/>
    <w:rsid w:val="002329EC"/>
    <w:rsid w:val="00233E41"/>
    <w:rsid w:val="00235050"/>
    <w:rsid w:val="00237CA8"/>
    <w:rsid w:val="002448D2"/>
    <w:rsid w:val="00256572"/>
    <w:rsid w:val="002625D5"/>
    <w:rsid w:val="002649EF"/>
    <w:rsid w:val="00297391"/>
    <w:rsid w:val="002B43C0"/>
    <w:rsid w:val="002B581A"/>
    <w:rsid w:val="002D6745"/>
    <w:rsid w:val="002D6E70"/>
    <w:rsid w:val="003474A9"/>
    <w:rsid w:val="00350170"/>
    <w:rsid w:val="00356B5B"/>
    <w:rsid w:val="003574CA"/>
    <w:rsid w:val="00365D2E"/>
    <w:rsid w:val="0037371C"/>
    <w:rsid w:val="00374702"/>
    <w:rsid w:val="003816EB"/>
    <w:rsid w:val="00381AF3"/>
    <w:rsid w:val="00394A85"/>
    <w:rsid w:val="003B6257"/>
    <w:rsid w:val="003C01D4"/>
    <w:rsid w:val="003C245D"/>
    <w:rsid w:val="003D1849"/>
    <w:rsid w:val="003F1BAA"/>
    <w:rsid w:val="0040296D"/>
    <w:rsid w:val="0040407D"/>
    <w:rsid w:val="004100AD"/>
    <w:rsid w:val="00420DCD"/>
    <w:rsid w:val="0043135B"/>
    <w:rsid w:val="00434F74"/>
    <w:rsid w:val="00461D9F"/>
    <w:rsid w:val="00474312"/>
    <w:rsid w:val="00474344"/>
    <w:rsid w:val="00477EEC"/>
    <w:rsid w:val="0048208D"/>
    <w:rsid w:val="0048467C"/>
    <w:rsid w:val="0049587F"/>
    <w:rsid w:val="004A529C"/>
    <w:rsid w:val="004F06CB"/>
    <w:rsid w:val="004F458C"/>
    <w:rsid w:val="004F4C80"/>
    <w:rsid w:val="004F6069"/>
    <w:rsid w:val="00505B79"/>
    <w:rsid w:val="00506A99"/>
    <w:rsid w:val="005201C3"/>
    <w:rsid w:val="005259C9"/>
    <w:rsid w:val="00540B92"/>
    <w:rsid w:val="00550CCF"/>
    <w:rsid w:val="00566AF0"/>
    <w:rsid w:val="00571914"/>
    <w:rsid w:val="00572A2A"/>
    <w:rsid w:val="005830E0"/>
    <w:rsid w:val="005A39E6"/>
    <w:rsid w:val="005A5ABF"/>
    <w:rsid w:val="005A76E9"/>
    <w:rsid w:val="005D1EF0"/>
    <w:rsid w:val="005E0137"/>
    <w:rsid w:val="005E12B5"/>
    <w:rsid w:val="005E1F14"/>
    <w:rsid w:val="005E6A6A"/>
    <w:rsid w:val="005E6E09"/>
    <w:rsid w:val="005F41DB"/>
    <w:rsid w:val="00621E70"/>
    <w:rsid w:val="0064084A"/>
    <w:rsid w:val="00645F44"/>
    <w:rsid w:val="00666BC5"/>
    <w:rsid w:val="00687564"/>
    <w:rsid w:val="006A2E35"/>
    <w:rsid w:val="006B24AF"/>
    <w:rsid w:val="006B7507"/>
    <w:rsid w:val="006B7B90"/>
    <w:rsid w:val="006C069A"/>
    <w:rsid w:val="006C63B9"/>
    <w:rsid w:val="006D1A80"/>
    <w:rsid w:val="006D2740"/>
    <w:rsid w:val="006D2DD2"/>
    <w:rsid w:val="006E28F9"/>
    <w:rsid w:val="006E7E73"/>
    <w:rsid w:val="006F5D3F"/>
    <w:rsid w:val="00710C47"/>
    <w:rsid w:val="00715F83"/>
    <w:rsid w:val="0071641D"/>
    <w:rsid w:val="007177D5"/>
    <w:rsid w:val="00723B9F"/>
    <w:rsid w:val="00735B42"/>
    <w:rsid w:val="00740AF5"/>
    <w:rsid w:val="0074161D"/>
    <w:rsid w:val="00744D5C"/>
    <w:rsid w:val="007865AE"/>
    <w:rsid w:val="0079100A"/>
    <w:rsid w:val="007942CB"/>
    <w:rsid w:val="0079758E"/>
    <w:rsid w:val="007A4982"/>
    <w:rsid w:val="007A5BEC"/>
    <w:rsid w:val="007A60FD"/>
    <w:rsid w:val="007B035E"/>
    <w:rsid w:val="007B5F8E"/>
    <w:rsid w:val="00804498"/>
    <w:rsid w:val="008155D2"/>
    <w:rsid w:val="00821061"/>
    <w:rsid w:val="00831D01"/>
    <w:rsid w:val="00834E7A"/>
    <w:rsid w:val="00835DE3"/>
    <w:rsid w:val="00843DD7"/>
    <w:rsid w:val="00844FF7"/>
    <w:rsid w:val="00886BB9"/>
    <w:rsid w:val="00893828"/>
    <w:rsid w:val="008A4A82"/>
    <w:rsid w:val="008C5CBD"/>
    <w:rsid w:val="008D0C5D"/>
    <w:rsid w:val="008E6B54"/>
    <w:rsid w:val="0091314C"/>
    <w:rsid w:val="00921893"/>
    <w:rsid w:val="00921FAB"/>
    <w:rsid w:val="009316B6"/>
    <w:rsid w:val="009440AA"/>
    <w:rsid w:val="00954E82"/>
    <w:rsid w:val="0097567C"/>
    <w:rsid w:val="0097624A"/>
    <w:rsid w:val="00987F59"/>
    <w:rsid w:val="00996BB7"/>
    <w:rsid w:val="009A4033"/>
    <w:rsid w:val="009B0D91"/>
    <w:rsid w:val="009B23AE"/>
    <w:rsid w:val="009B25AB"/>
    <w:rsid w:val="009B7916"/>
    <w:rsid w:val="009C171C"/>
    <w:rsid w:val="009D1300"/>
    <w:rsid w:val="009D468B"/>
    <w:rsid w:val="009E13CF"/>
    <w:rsid w:val="00A017B6"/>
    <w:rsid w:val="00A11E3C"/>
    <w:rsid w:val="00A40144"/>
    <w:rsid w:val="00A52785"/>
    <w:rsid w:val="00A83A7A"/>
    <w:rsid w:val="00A85075"/>
    <w:rsid w:val="00A9414A"/>
    <w:rsid w:val="00A94646"/>
    <w:rsid w:val="00AD1FDA"/>
    <w:rsid w:val="00AD2A0C"/>
    <w:rsid w:val="00AD38A1"/>
    <w:rsid w:val="00AD73AF"/>
    <w:rsid w:val="00AD78A6"/>
    <w:rsid w:val="00AE15CA"/>
    <w:rsid w:val="00AE1732"/>
    <w:rsid w:val="00AE3F5F"/>
    <w:rsid w:val="00AF02C2"/>
    <w:rsid w:val="00AF15AD"/>
    <w:rsid w:val="00B01B13"/>
    <w:rsid w:val="00B300B8"/>
    <w:rsid w:val="00B533B0"/>
    <w:rsid w:val="00B5485A"/>
    <w:rsid w:val="00B55030"/>
    <w:rsid w:val="00B7524A"/>
    <w:rsid w:val="00B94CEA"/>
    <w:rsid w:val="00BA57DC"/>
    <w:rsid w:val="00BC2073"/>
    <w:rsid w:val="00BC3812"/>
    <w:rsid w:val="00BD048B"/>
    <w:rsid w:val="00BD50B2"/>
    <w:rsid w:val="00BE3AF2"/>
    <w:rsid w:val="00BE460C"/>
    <w:rsid w:val="00BF08D8"/>
    <w:rsid w:val="00BF0DC6"/>
    <w:rsid w:val="00BF36DD"/>
    <w:rsid w:val="00C113D1"/>
    <w:rsid w:val="00C14610"/>
    <w:rsid w:val="00C1757E"/>
    <w:rsid w:val="00C1792F"/>
    <w:rsid w:val="00C367C6"/>
    <w:rsid w:val="00C42F48"/>
    <w:rsid w:val="00C6558E"/>
    <w:rsid w:val="00C66D4E"/>
    <w:rsid w:val="00C80A3F"/>
    <w:rsid w:val="00C91EF4"/>
    <w:rsid w:val="00CA7FDF"/>
    <w:rsid w:val="00CC6D35"/>
    <w:rsid w:val="00CE3405"/>
    <w:rsid w:val="00CE7059"/>
    <w:rsid w:val="00CF5527"/>
    <w:rsid w:val="00D00BCF"/>
    <w:rsid w:val="00D12B40"/>
    <w:rsid w:val="00D27E0E"/>
    <w:rsid w:val="00D30922"/>
    <w:rsid w:val="00D42DC2"/>
    <w:rsid w:val="00D52D9C"/>
    <w:rsid w:val="00D6572B"/>
    <w:rsid w:val="00D7096D"/>
    <w:rsid w:val="00D768B4"/>
    <w:rsid w:val="00D85590"/>
    <w:rsid w:val="00D86042"/>
    <w:rsid w:val="00DA0CF5"/>
    <w:rsid w:val="00DA15A8"/>
    <w:rsid w:val="00DA47A1"/>
    <w:rsid w:val="00DC1D20"/>
    <w:rsid w:val="00DD5DA5"/>
    <w:rsid w:val="00DE2C3B"/>
    <w:rsid w:val="00E176CC"/>
    <w:rsid w:val="00E18302"/>
    <w:rsid w:val="00E22EB2"/>
    <w:rsid w:val="00E3232D"/>
    <w:rsid w:val="00E344AD"/>
    <w:rsid w:val="00E36A67"/>
    <w:rsid w:val="00E37484"/>
    <w:rsid w:val="00E6792B"/>
    <w:rsid w:val="00E90777"/>
    <w:rsid w:val="00E91604"/>
    <w:rsid w:val="00E92EEE"/>
    <w:rsid w:val="00EA50DB"/>
    <w:rsid w:val="00EB085C"/>
    <w:rsid w:val="00EB63CC"/>
    <w:rsid w:val="00EC4520"/>
    <w:rsid w:val="00EE67A6"/>
    <w:rsid w:val="00EE7BDD"/>
    <w:rsid w:val="00F0630D"/>
    <w:rsid w:val="00F35919"/>
    <w:rsid w:val="00F4622D"/>
    <w:rsid w:val="00F56779"/>
    <w:rsid w:val="00F57E40"/>
    <w:rsid w:val="00FA2DAF"/>
    <w:rsid w:val="00FD55C1"/>
    <w:rsid w:val="02D91DF7"/>
    <w:rsid w:val="04901D2F"/>
    <w:rsid w:val="0A67D910"/>
    <w:rsid w:val="0CEC4417"/>
    <w:rsid w:val="138BE07D"/>
    <w:rsid w:val="13B9226E"/>
    <w:rsid w:val="15639678"/>
    <w:rsid w:val="1AE7A4F4"/>
    <w:rsid w:val="200FCF9D"/>
    <w:rsid w:val="25E3448B"/>
    <w:rsid w:val="295CC5F8"/>
    <w:rsid w:val="29EDE6ED"/>
    <w:rsid w:val="2A568CB2"/>
    <w:rsid w:val="2ACFDED6"/>
    <w:rsid w:val="2B0FBDA9"/>
    <w:rsid w:val="2E4F5BC9"/>
    <w:rsid w:val="317C01F8"/>
    <w:rsid w:val="33770A18"/>
    <w:rsid w:val="347395F6"/>
    <w:rsid w:val="34E77B08"/>
    <w:rsid w:val="3D92A089"/>
    <w:rsid w:val="3EB217C5"/>
    <w:rsid w:val="4485204E"/>
    <w:rsid w:val="4F263821"/>
    <w:rsid w:val="56E1ADE1"/>
    <w:rsid w:val="602FD09D"/>
    <w:rsid w:val="61A679F1"/>
    <w:rsid w:val="61ED5373"/>
    <w:rsid w:val="638B8F94"/>
    <w:rsid w:val="641D4013"/>
    <w:rsid w:val="745A66B3"/>
    <w:rsid w:val="766627F2"/>
    <w:rsid w:val="7C7C9BFA"/>
    <w:rsid w:val="7CE2EA98"/>
    <w:rsid w:val="7FCBA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56A4"/>
  <w15:chartTrackingRefBased/>
  <w15:docId w15:val="{A4CE3D75-D89C-43E4-B374-81BDA010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25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86042"/>
    <w:pPr>
      <w:numPr>
        <w:numId w:val="3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5A7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F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edata.info" TargetMode="External"/><Relationship Id="rId13" Type="http://schemas.openxmlformats.org/officeDocument/2006/relationships/hyperlink" Target="https://static.prod01.ue1.p.pcomm.net/umass/content/MNM/SELN_May%202025%20MNM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kara.sexton@umb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my.huppi@umb.edu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thinkwork.org/statedat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am10.safelinks.protection.outlook.com/?url=https%3A%2F%2Fumassboston.co1.qualtrics.com%2Fjfe%2Fform%2FSV_0MU0XMqb2qLgJQa&amp;data=05%7C02%7CJennifer.Bose%40umb.edu%7C6b214508b380453eed5408dd9ef25db5%7Cb97188711ee94425953c1ace1373eb38%7C0%7C0%7C638841485970415609%7CUnknown%7CTWFpbGZsb3d8eyJFbXB0eU1hcGkiOnRydWUsIlYiOiIwLjAuMDAwMCIsIlAiOiJXaW4zMiIsIkFOIjoiTWFpbCIsIldUIjoyfQ%3D%3D%7C0%7C%7C%7C&amp;sdata=e0cuse5UwLUJ1cLqWgK9joT6DRAlZPSU3GadRfjMKSk%3D&amp;reserved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1f2421-06b9-49f1-9e9a-ede2121a225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ce22da41-79ca-4fda-8677-605c1a961d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3B9F132910E144B1DE303CD51D56E4" ma:contentTypeVersion="20" ma:contentTypeDescription="Create a new document." ma:contentTypeScope="" ma:versionID="0544e21b0a6d21fa7d81c8d0e4ad6789">
  <xsd:schema xmlns:xsd="http://www.w3.org/2001/XMLSchema" xmlns:xs="http://www.w3.org/2001/XMLSchema" xmlns:p="http://schemas.microsoft.com/office/2006/metadata/properties" xmlns:ns1="http://schemas.microsoft.com/sharepoint/v3" xmlns:ns2="8a1f2421-06b9-49f1-9e9a-ede2121a2250" xmlns:ns3="ce22da41-79ca-4fda-8677-605c1a961d4d" targetNamespace="http://schemas.microsoft.com/office/2006/metadata/properties" ma:root="true" ma:fieldsID="9a15cc688b06ca05d57116a3c3d8ee9d" ns1:_="" ns2:_="" ns3:_="">
    <xsd:import namespace="http://schemas.microsoft.com/sharepoint/v3"/>
    <xsd:import namespace="8a1f2421-06b9-49f1-9e9a-ede2121a2250"/>
    <xsd:import namespace="ce22da41-79ca-4fda-8677-605c1a961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f2421-06b9-49f1-9e9a-ede2121a22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2da41-79ca-4fda-8677-605c1a961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b10811-3113-4951-b308-af9383911cb2}" ma:internalName="TaxCatchAll" ma:showField="CatchAllData" ma:web="ce22da41-79ca-4fda-8677-605c1a961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BB3435-F56E-471F-9902-7EA043B9BA46}">
  <ds:schemaRefs>
    <ds:schemaRef ds:uri="http://schemas.microsoft.com/office/2006/metadata/properties"/>
    <ds:schemaRef ds:uri="http://schemas.microsoft.com/office/infopath/2007/PartnerControls"/>
    <ds:schemaRef ds:uri="8a1f2421-06b9-49f1-9e9a-ede2121a2250"/>
    <ds:schemaRef ds:uri="http://schemas.microsoft.com/sharepoint/v3"/>
    <ds:schemaRef ds:uri="ce22da41-79ca-4fda-8677-605c1a961d4d"/>
  </ds:schemaRefs>
</ds:datastoreItem>
</file>

<file path=customXml/itemProps2.xml><?xml version="1.0" encoding="utf-8"?>
<ds:datastoreItem xmlns:ds="http://schemas.openxmlformats.org/officeDocument/2006/customXml" ds:itemID="{BAB6B35A-6398-43D6-9D28-0A99EFAD4D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62F87-1000-4856-B330-586475E90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a1f2421-06b9-49f1-9e9a-ede2121a2250"/>
    <ds:schemaRef ds:uri="ce22da41-79ca-4fda-8677-605c1a961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586</Words>
  <Characters>3342</Characters>
  <Application>Microsoft Office Word</Application>
  <DocSecurity>4</DocSecurity>
  <Lines>27</Lines>
  <Paragraphs>7</Paragraphs>
  <ScaleCrop>false</ScaleCrop>
  <Company/>
  <LinksUpToDate>false</LinksUpToDate>
  <CharactersWithSpaces>3921</CharactersWithSpaces>
  <SharedDoc>false</SharedDoc>
  <HLinks>
    <vt:vector size="48" baseType="variant">
      <vt:variant>
        <vt:i4>5046369</vt:i4>
      </vt:variant>
      <vt:variant>
        <vt:i4>21</vt:i4>
      </vt:variant>
      <vt:variant>
        <vt:i4>0</vt:i4>
      </vt:variant>
      <vt:variant>
        <vt:i4>5</vt:i4>
      </vt:variant>
      <vt:variant>
        <vt:lpwstr>https://static.prod01.ue1.p.pcomm.net/umass/content/MNM/SELN_May 2025 MNM.pdf</vt:lpwstr>
      </vt:variant>
      <vt:variant>
        <vt:lpwstr/>
      </vt:variant>
      <vt:variant>
        <vt:i4>2949193</vt:i4>
      </vt:variant>
      <vt:variant>
        <vt:i4>18</vt:i4>
      </vt:variant>
      <vt:variant>
        <vt:i4>0</vt:i4>
      </vt:variant>
      <vt:variant>
        <vt:i4>5</vt:i4>
      </vt:variant>
      <vt:variant>
        <vt:lpwstr>mailto:kara.sexton@umb.edu</vt:lpwstr>
      </vt:variant>
      <vt:variant>
        <vt:lpwstr/>
      </vt:variant>
      <vt:variant>
        <vt:i4>786539</vt:i4>
      </vt:variant>
      <vt:variant>
        <vt:i4>15</vt:i4>
      </vt:variant>
      <vt:variant>
        <vt:i4>0</vt:i4>
      </vt:variant>
      <vt:variant>
        <vt:i4>5</vt:i4>
      </vt:variant>
      <vt:variant>
        <vt:lpwstr>mailto:amy.huppi@umb.edu</vt:lpwstr>
      </vt:variant>
      <vt:variant>
        <vt:lpwstr/>
      </vt:variant>
      <vt:variant>
        <vt:i4>8257594</vt:i4>
      </vt:variant>
      <vt:variant>
        <vt:i4>12</vt:i4>
      </vt:variant>
      <vt:variant>
        <vt:i4>0</vt:i4>
      </vt:variant>
      <vt:variant>
        <vt:i4>5</vt:i4>
      </vt:variant>
      <vt:variant>
        <vt:lpwstr>https://www.selnhub.org/resources/1029</vt:lpwstr>
      </vt:variant>
      <vt:variant>
        <vt:lpwstr/>
      </vt:variant>
      <vt:variant>
        <vt:i4>7798843</vt:i4>
      </vt:variant>
      <vt:variant>
        <vt:i4>9</vt:i4>
      </vt:variant>
      <vt:variant>
        <vt:i4>0</vt:i4>
      </vt:variant>
      <vt:variant>
        <vt:i4>5</vt:i4>
      </vt:variant>
      <vt:variant>
        <vt:lpwstr>https://www.selnhub.org/resources/1030</vt:lpwstr>
      </vt:variant>
      <vt:variant>
        <vt:lpwstr/>
      </vt:variant>
      <vt:variant>
        <vt:i4>2490416</vt:i4>
      </vt:variant>
      <vt:variant>
        <vt:i4>6</vt:i4>
      </vt:variant>
      <vt:variant>
        <vt:i4>0</vt:i4>
      </vt:variant>
      <vt:variant>
        <vt:i4>5</vt:i4>
      </vt:variant>
      <vt:variant>
        <vt:lpwstr>http://www.thinkwork.org/statedata</vt:lpwstr>
      </vt:variant>
      <vt:variant>
        <vt:lpwstr/>
      </vt:variant>
      <vt:variant>
        <vt:i4>5177389</vt:i4>
      </vt:variant>
      <vt:variant>
        <vt:i4>3</vt:i4>
      </vt:variant>
      <vt:variant>
        <vt:i4>0</vt:i4>
      </vt:variant>
      <vt:variant>
        <vt:i4>5</vt:i4>
      </vt:variant>
      <vt:variant>
        <vt:lpwstr>https://nam10.safelinks.protection.outlook.com/?url=https%3A%2F%2Fumassboston.co1.qualtrics.com%2Fjfe%2Fform%2FSV_0MU0XMqb2qLgJQa&amp;data=05%7C02%7CJennifer.Bose%40umb.edu%7C6b214508b380453eed5408dd9ef25db5%7Cb97188711ee94425953c1ace1373eb38%7C0%7C0%7C638841485970415609%7CUnknown%7CTWFpbGZsb3d8eyJFbXB0eU1hcGkiOnRydWUsIlYiOiIwLjAuMDAwMCIsIlAiOiJXaW4zMiIsIkFOIjoiTWFpbCIsIldUIjoyfQ%3D%3D%7C0%7C%7C%7C&amp;sdata=e0cuse5UwLUJ1cLqWgK9joT6DRAlZPSU3GadRfjMKSk%3D&amp;reserved=0</vt:lpwstr>
      </vt:variant>
      <vt:variant>
        <vt:lpwstr/>
      </vt:variant>
      <vt:variant>
        <vt:i4>7798840</vt:i4>
      </vt:variant>
      <vt:variant>
        <vt:i4>0</vt:i4>
      </vt:variant>
      <vt:variant>
        <vt:i4>0</vt:i4>
      </vt:variant>
      <vt:variant>
        <vt:i4>5</vt:i4>
      </vt:variant>
      <vt:variant>
        <vt:lpwstr>https://www.statedata.info/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Bose</dc:creator>
  <cp:keywords/>
  <dc:description/>
  <cp:lastModifiedBy>Amy Huppi</cp:lastModifiedBy>
  <cp:revision>254</cp:revision>
  <dcterms:created xsi:type="dcterms:W3CDTF">2025-05-20T19:26:00Z</dcterms:created>
  <dcterms:modified xsi:type="dcterms:W3CDTF">2025-06-04T15:27:00Z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0x010100A53B9F132910E144B1DE303CD51D56E4</vt:lpwstr>
  </property>
  <property fmtid="{D5CDD505-2E9C-101B-9397-08002B2CF9AE}" pid="3" name="MediaServiceImageTags">
    <vt:lpwstr/>
  </property>
</Properties>
</file>