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ED236DB" w14:textId="77777777" w:rsidR="00D110D9" w:rsidRPr="002C427B" w:rsidRDefault="00D110D9" w:rsidP="00D110D9">
      <w:pPr>
        <w:rPr>
          <w:rFonts w:asciiTheme="majorHAnsi" w:hAnsiTheme="majorHAnsi"/>
        </w:rPr>
      </w:pPr>
    </w:p>
    <w:p w14:paraId="218F52EA" w14:textId="77777777" w:rsidR="00DC0EC6" w:rsidRPr="002C427B" w:rsidRDefault="00DC0EC6" w:rsidP="00285696">
      <w:pPr>
        <w:pStyle w:val="H"/>
        <w:rPr>
          <w:rFonts w:asciiTheme="majorHAnsi" w:hAnsiTheme="majorHAnsi"/>
          <w:sz w:val="24"/>
          <w:szCs w:val="24"/>
        </w:rPr>
      </w:pPr>
      <w:r w:rsidRPr="002C427B">
        <w:rPr>
          <w:rFonts w:asciiTheme="majorHAnsi" w:hAnsiTheme="majorHAnsi"/>
          <w:sz w:val="24"/>
          <w:szCs w:val="24"/>
        </w:rPr>
        <w:t>Employment First Resource List</w:t>
      </w:r>
    </w:p>
    <w:p w14:paraId="126CAF4E" w14:textId="77777777" w:rsidR="00DD6E9F" w:rsidRPr="002C427B" w:rsidRDefault="00DD6E9F" w:rsidP="00285696">
      <w:pPr>
        <w:pStyle w:val="H"/>
        <w:rPr>
          <w:rFonts w:asciiTheme="majorHAnsi" w:hAnsiTheme="majorHAnsi"/>
          <w:sz w:val="24"/>
          <w:szCs w:val="24"/>
        </w:rPr>
      </w:pPr>
      <w:r w:rsidRPr="002C427B">
        <w:rPr>
          <w:rFonts w:asciiTheme="majorHAnsi" w:hAnsiTheme="majorHAnsi"/>
          <w:sz w:val="24"/>
          <w:szCs w:val="24"/>
        </w:rPr>
        <w:t xml:space="preserve">Revised </w:t>
      </w:r>
      <w:r w:rsidR="00DC0EC6" w:rsidRPr="002C427B">
        <w:rPr>
          <w:rFonts w:asciiTheme="majorHAnsi" w:hAnsiTheme="majorHAnsi"/>
          <w:sz w:val="24"/>
          <w:szCs w:val="24"/>
        </w:rPr>
        <w:t>March 2016</w:t>
      </w:r>
    </w:p>
    <w:p w14:paraId="6E8E0412" w14:textId="77777777" w:rsidR="00086787" w:rsidRPr="002C427B" w:rsidRDefault="00086787" w:rsidP="00723E30">
      <w:pPr>
        <w:spacing w:after="240"/>
        <w:rPr>
          <w:rFonts w:asciiTheme="majorHAnsi" w:hAnsiTheme="majorHAnsi"/>
        </w:rPr>
      </w:pPr>
    </w:p>
    <w:p w14:paraId="593F2458" w14:textId="6527316D" w:rsidR="000D39D7" w:rsidRPr="002C427B" w:rsidRDefault="009A2CA1" w:rsidP="00723E30">
      <w:pPr>
        <w:spacing w:after="240"/>
        <w:rPr>
          <w:rFonts w:asciiTheme="majorHAnsi" w:hAnsiTheme="majorHAnsi"/>
        </w:rPr>
      </w:pPr>
      <w:r w:rsidRPr="002C427B">
        <w:rPr>
          <w:rFonts w:asciiTheme="majorHAnsi" w:hAnsiTheme="majorHAnsi"/>
        </w:rPr>
        <w:t>Over the past decade, the concept of Employment First</w:t>
      </w:r>
      <w:r w:rsidR="00F64CA1" w:rsidRPr="002C427B">
        <w:rPr>
          <w:rFonts w:asciiTheme="majorHAnsi" w:hAnsiTheme="majorHAnsi"/>
        </w:rPr>
        <w:t xml:space="preserve"> has emerged in the </w:t>
      </w:r>
      <w:del w:id="0" w:author="David Hoff" w:date="2016-04-12T10:59:00Z">
        <w:r w:rsidR="00342624" w:rsidRPr="002C427B" w:rsidDel="00C63718">
          <w:rPr>
            <w:rFonts w:asciiTheme="majorHAnsi" w:hAnsiTheme="majorHAnsi"/>
          </w:rPr>
          <w:delText xml:space="preserve">intellectual and developmental </w:delText>
        </w:r>
      </w:del>
      <w:r w:rsidR="00F64CA1" w:rsidRPr="0006677D">
        <w:rPr>
          <w:rFonts w:asciiTheme="majorHAnsi" w:hAnsiTheme="majorHAnsi"/>
        </w:rPr>
        <w:t xml:space="preserve">disability </w:t>
      </w:r>
      <w:del w:id="1" w:author="David Hoff" w:date="2016-04-12T10:59:00Z">
        <w:r w:rsidR="00342624" w:rsidRPr="0006677D" w:rsidDel="00C63718">
          <w:rPr>
            <w:rFonts w:asciiTheme="majorHAnsi" w:hAnsiTheme="majorHAnsi"/>
          </w:rPr>
          <w:delText xml:space="preserve">(IDD) </w:delText>
        </w:r>
      </w:del>
      <w:r w:rsidR="00F64CA1" w:rsidRPr="0006677D">
        <w:rPr>
          <w:rFonts w:asciiTheme="majorHAnsi" w:hAnsiTheme="majorHAnsi"/>
        </w:rPr>
        <w:t xml:space="preserve">field. This is </w:t>
      </w:r>
      <w:r w:rsidRPr="0006677D">
        <w:rPr>
          <w:rFonts w:asciiTheme="majorHAnsi" w:hAnsiTheme="majorHAnsi"/>
        </w:rPr>
        <w:t>the idea that employment in integrated settings within the community</w:t>
      </w:r>
      <w:r w:rsidRPr="002C427B">
        <w:rPr>
          <w:rFonts w:asciiTheme="majorHAnsi" w:hAnsiTheme="majorHAnsi"/>
        </w:rPr>
        <w:t xml:space="preserve"> should be the priority service option</w:t>
      </w:r>
      <w:r w:rsidR="00F64CA1" w:rsidRPr="002C427B">
        <w:rPr>
          <w:rFonts w:asciiTheme="majorHAnsi" w:hAnsiTheme="majorHAnsi"/>
        </w:rPr>
        <w:t xml:space="preserve"> for people with </w:t>
      </w:r>
      <w:ins w:id="2" w:author="David Hoff" w:date="2016-04-12T10:59:00Z">
        <w:r w:rsidR="00C63718" w:rsidRPr="002C427B">
          <w:rPr>
            <w:rFonts w:asciiTheme="majorHAnsi" w:hAnsiTheme="majorHAnsi"/>
          </w:rPr>
          <w:t>disabilities, including those with intellectual and developmental disabilities (IDD).</w:t>
        </w:r>
      </w:ins>
      <w:del w:id="3" w:author="David Hoff" w:date="2016-04-12T10:59:00Z">
        <w:r w:rsidR="00873D39" w:rsidRPr="002C427B" w:rsidDel="00C63718">
          <w:rPr>
            <w:rFonts w:asciiTheme="majorHAnsi" w:hAnsiTheme="majorHAnsi"/>
          </w:rPr>
          <w:delText>IDD</w:delText>
        </w:r>
      </w:del>
      <w:r w:rsidR="00F64CA1" w:rsidRPr="002C427B">
        <w:rPr>
          <w:rFonts w:asciiTheme="majorHAnsi" w:hAnsiTheme="majorHAnsi"/>
        </w:rPr>
        <w:t xml:space="preserve">. As the Employment First concept has gained traction, </w:t>
      </w:r>
      <w:r w:rsidR="00D110D9" w:rsidRPr="002C427B">
        <w:rPr>
          <w:rFonts w:asciiTheme="majorHAnsi" w:hAnsiTheme="majorHAnsi"/>
        </w:rPr>
        <w:t>a multitude of documents</w:t>
      </w:r>
      <w:r w:rsidRPr="002C427B">
        <w:rPr>
          <w:rFonts w:asciiTheme="majorHAnsi" w:hAnsiTheme="majorHAnsi"/>
        </w:rPr>
        <w:t xml:space="preserve"> </w:t>
      </w:r>
      <w:r w:rsidR="000D39D7" w:rsidRPr="002C427B">
        <w:rPr>
          <w:rFonts w:asciiTheme="majorHAnsi" w:hAnsiTheme="majorHAnsi"/>
        </w:rPr>
        <w:t xml:space="preserve">on this topic </w:t>
      </w:r>
      <w:r w:rsidR="00206FAB" w:rsidRPr="002C427B">
        <w:rPr>
          <w:rFonts w:asciiTheme="majorHAnsi" w:hAnsiTheme="majorHAnsi"/>
        </w:rPr>
        <w:t>have been created</w:t>
      </w:r>
      <w:r w:rsidR="00D110D9" w:rsidRPr="002C427B">
        <w:rPr>
          <w:rFonts w:asciiTheme="majorHAnsi" w:hAnsiTheme="majorHAnsi"/>
        </w:rPr>
        <w:t xml:space="preserve">, including state legislation, policies, reports, </w:t>
      </w:r>
      <w:r w:rsidR="002A491D" w:rsidRPr="002C427B">
        <w:rPr>
          <w:rFonts w:asciiTheme="majorHAnsi" w:hAnsiTheme="majorHAnsi"/>
        </w:rPr>
        <w:t xml:space="preserve">and </w:t>
      </w:r>
      <w:r w:rsidR="00D110D9" w:rsidRPr="002C427B">
        <w:rPr>
          <w:rFonts w:asciiTheme="majorHAnsi" w:hAnsiTheme="majorHAnsi"/>
        </w:rPr>
        <w:t>ar</w:t>
      </w:r>
      <w:r w:rsidR="00B42313" w:rsidRPr="002C427B">
        <w:rPr>
          <w:rFonts w:asciiTheme="majorHAnsi" w:hAnsiTheme="majorHAnsi"/>
        </w:rPr>
        <w:t xml:space="preserve">ticles. </w:t>
      </w:r>
    </w:p>
    <w:p w14:paraId="66621CE8" w14:textId="77777777" w:rsidR="001D3322" w:rsidRPr="002C427B" w:rsidRDefault="00B42313" w:rsidP="001D3322">
      <w:pPr>
        <w:spacing w:after="240"/>
        <w:rPr>
          <w:rFonts w:asciiTheme="majorHAnsi" w:hAnsiTheme="majorHAnsi"/>
        </w:rPr>
      </w:pPr>
      <w:r w:rsidRPr="002C427B">
        <w:rPr>
          <w:rFonts w:asciiTheme="majorHAnsi" w:hAnsiTheme="majorHAnsi"/>
        </w:rPr>
        <w:t>Th</w:t>
      </w:r>
      <w:r w:rsidR="002A491D" w:rsidRPr="002C427B">
        <w:rPr>
          <w:rFonts w:asciiTheme="majorHAnsi" w:hAnsiTheme="majorHAnsi"/>
        </w:rPr>
        <w:t xml:space="preserve">e </w:t>
      </w:r>
      <w:r w:rsidR="00F92BEC" w:rsidRPr="002C427B">
        <w:rPr>
          <w:rFonts w:asciiTheme="majorHAnsi" w:hAnsiTheme="majorHAnsi"/>
        </w:rPr>
        <w:t>State Employment Leadership Network (SELN)</w:t>
      </w:r>
      <w:r w:rsidR="002A491D" w:rsidRPr="002C427B">
        <w:rPr>
          <w:rFonts w:asciiTheme="majorHAnsi" w:hAnsiTheme="majorHAnsi"/>
        </w:rPr>
        <w:t xml:space="preserve"> </w:t>
      </w:r>
      <w:r w:rsidR="000D39D7" w:rsidRPr="002C427B">
        <w:rPr>
          <w:rFonts w:asciiTheme="majorHAnsi" w:hAnsiTheme="majorHAnsi"/>
        </w:rPr>
        <w:t xml:space="preserve">has </w:t>
      </w:r>
      <w:r w:rsidR="002A491D" w:rsidRPr="002C427B">
        <w:rPr>
          <w:rFonts w:asciiTheme="majorHAnsi" w:hAnsiTheme="majorHAnsi"/>
        </w:rPr>
        <w:t xml:space="preserve">developed </w:t>
      </w:r>
      <w:r w:rsidR="00D110D9" w:rsidRPr="002C427B">
        <w:rPr>
          <w:rFonts w:asciiTheme="majorHAnsi" w:hAnsiTheme="majorHAnsi"/>
        </w:rPr>
        <w:t xml:space="preserve">a comprehensive listing of these documents as a resource to policymakers, advocates, and </w:t>
      </w:r>
      <w:r w:rsidR="002A491D" w:rsidRPr="002C427B">
        <w:rPr>
          <w:rFonts w:asciiTheme="majorHAnsi" w:hAnsiTheme="majorHAnsi"/>
        </w:rPr>
        <w:t>researchers</w:t>
      </w:r>
      <w:r w:rsidR="00D110D9" w:rsidRPr="002C427B">
        <w:rPr>
          <w:rFonts w:asciiTheme="majorHAnsi" w:hAnsiTheme="majorHAnsi"/>
        </w:rPr>
        <w:t xml:space="preserve">. A primary emphasis with this list </w:t>
      </w:r>
      <w:r w:rsidR="00216A2F" w:rsidRPr="002C427B">
        <w:rPr>
          <w:rFonts w:asciiTheme="majorHAnsi" w:hAnsiTheme="majorHAnsi"/>
        </w:rPr>
        <w:t>is identifying</w:t>
      </w:r>
      <w:r w:rsidR="00D110D9" w:rsidRPr="002C427B">
        <w:rPr>
          <w:rFonts w:asciiTheme="majorHAnsi" w:hAnsiTheme="majorHAnsi"/>
        </w:rPr>
        <w:t xml:space="preserve"> legislation, regulations, and policy directives </w:t>
      </w:r>
      <w:r w:rsidR="00776A9F" w:rsidRPr="002C427B">
        <w:rPr>
          <w:rFonts w:asciiTheme="majorHAnsi" w:hAnsiTheme="majorHAnsi"/>
        </w:rPr>
        <w:t>implementing</w:t>
      </w:r>
      <w:r w:rsidR="00D110D9" w:rsidRPr="002C427B">
        <w:rPr>
          <w:rFonts w:asciiTheme="majorHAnsi" w:hAnsiTheme="majorHAnsi"/>
        </w:rPr>
        <w:t xml:space="preserve"> Employment First policies. </w:t>
      </w:r>
    </w:p>
    <w:p w14:paraId="5CFBE16C" w14:textId="5226F04E" w:rsidR="003512C6" w:rsidRPr="002C427B" w:rsidRDefault="00D110D9" w:rsidP="00723E30">
      <w:pPr>
        <w:pStyle w:val="bodytext"/>
        <w:spacing w:line="240" w:lineRule="auto"/>
        <w:rPr>
          <w:rFonts w:asciiTheme="majorHAnsi" w:hAnsiTheme="majorHAnsi"/>
          <w:sz w:val="24"/>
          <w:szCs w:val="24"/>
        </w:rPr>
      </w:pPr>
      <w:r w:rsidRPr="002C427B">
        <w:rPr>
          <w:rFonts w:asciiTheme="majorHAnsi" w:hAnsiTheme="majorHAnsi"/>
          <w:color w:val="auto"/>
          <w:sz w:val="24"/>
          <w:szCs w:val="24"/>
        </w:rPr>
        <w:t xml:space="preserve">In compiling this list, </w:t>
      </w:r>
      <w:r w:rsidR="001664DB" w:rsidRPr="002C427B">
        <w:rPr>
          <w:rFonts w:asciiTheme="majorHAnsi" w:hAnsiTheme="majorHAnsi"/>
          <w:color w:val="auto"/>
          <w:sz w:val="24"/>
          <w:szCs w:val="24"/>
        </w:rPr>
        <w:t>the SELN has</w:t>
      </w:r>
      <w:r w:rsidR="00BE19D4" w:rsidRPr="002C427B">
        <w:rPr>
          <w:rFonts w:asciiTheme="majorHAnsi" w:hAnsiTheme="majorHAnsi"/>
          <w:color w:val="auto"/>
          <w:sz w:val="24"/>
          <w:szCs w:val="24"/>
        </w:rPr>
        <w:t xml:space="preserve"> defined </w:t>
      </w:r>
      <w:r w:rsidR="00507B5C" w:rsidRPr="002C427B">
        <w:rPr>
          <w:rFonts w:asciiTheme="majorHAnsi" w:hAnsiTheme="majorHAnsi"/>
          <w:color w:val="auto"/>
          <w:sz w:val="24"/>
          <w:szCs w:val="24"/>
        </w:rPr>
        <w:t xml:space="preserve">an Employment First policy </w:t>
      </w:r>
      <w:r w:rsidR="00BE19D4" w:rsidRPr="002C427B">
        <w:rPr>
          <w:rFonts w:asciiTheme="majorHAnsi" w:hAnsiTheme="majorHAnsi"/>
          <w:color w:val="auto"/>
          <w:sz w:val="24"/>
          <w:szCs w:val="24"/>
        </w:rPr>
        <w:t>a</w:t>
      </w:r>
      <w:r w:rsidR="00507B5C" w:rsidRPr="002C427B">
        <w:rPr>
          <w:rFonts w:asciiTheme="majorHAnsi" w:hAnsiTheme="majorHAnsi"/>
          <w:color w:val="auto"/>
          <w:sz w:val="24"/>
          <w:szCs w:val="24"/>
        </w:rPr>
        <w:t xml:space="preserve">s an official directive from a state government agency stating that employment in the community </w:t>
      </w:r>
      <w:r w:rsidR="001522F9" w:rsidRPr="002C427B">
        <w:rPr>
          <w:rFonts w:asciiTheme="majorHAnsi" w:hAnsiTheme="majorHAnsi"/>
          <w:color w:val="auto"/>
          <w:sz w:val="24"/>
          <w:szCs w:val="24"/>
        </w:rPr>
        <w:t>(</w:t>
      </w:r>
      <w:r w:rsidR="00507B5C" w:rsidRPr="002C427B">
        <w:rPr>
          <w:rFonts w:asciiTheme="majorHAnsi" w:hAnsiTheme="majorHAnsi"/>
          <w:color w:val="auto"/>
          <w:sz w:val="24"/>
          <w:szCs w:val="24"/>
        </w:rPr>
        <w:t>i</w:t>
      </w:r>
      <w:r w:rsidR="00776A9F" w:rsidRPr="002C427B">
        <w:rPr>
          <w:rFonts w:asciiTheme="majorHAnsi" w:hAnsiTheme="majorHAnsi"/>
          <w:color w:val="auto"/>
          <w:sz w:val="24"/>
          <w:szCs w:val="24"/>
        </w:rPr>
        <w:t>n the general workforce</w:t>
      </w:r>
      <w:r w:rsidR="001522F9" w:rsidRPr="002C427B">
        <w:rPr>
          <w:rFonts w:asciiTheme="majorHAnsi" w:hAnsiTheme="majorHAnsi"/>
          <w:color w:val="auto"/>
          <w:sz w:val="24"/>
          <w:szCs w:val="24"/>
        </w:rPr>
        <w:t>)</w:t>
      </w:r>
      <w:r w:rsidR="00776A9F" w:rsidRPr="002C427B">
        <w:rPr>
          <w:rFonts w:asciiTheme="majorHAnsi" w:hAnsiTheme="majorHAnsi"/>
          <w:color w:val="auto"/>
          <w:sz w:val="24"/>
          <w:szCs w:val="24"/>
        </w:rPr>
        <w:t xml:space="preserve"> is the</w:t>
      </w:r>
      <w:r w:rsidR="00507B5C" w:rsidRPr="002C427B">
        <w:rPr>
          <w:rFonts w:asciiTheme="majorHAnsi" w:hAnsiTheme="majorHAnsi"/>
          <w:color w:val="auto"/>
          <w:sz w:val="24"/>
          <w:szCs w:val="24"/>
        </w:rPr>
        <w:t xml:space="preserve"> </w:t>
      </w:r>
      <w:r w:rsidR="00776A9F" w:rsidRPr="002C427B">
        <w:rPr>
          <w:rFonts w:asciiTheme="majorHAnsi" w:hAnsiTheme="majorHAnsi"/>
          <w:sz w:val="24"/>
          <w:szCs w:val="24"/>
        </w:rPr>
        <w:t xml:space="preserve">first and primary option for individuals with </w:t>
      </w:r>
      <w:ins w:id="4" w:author="David Hoff" w:date="2016-04-12T11:00:00Z">
        <w:r w:rsidR="00C63718" w:rsidRPr="002C427B">
          <w:rPr>
            <w:rFonts w:asciiTheme="majorHAnsi" w:hAnsiTheme="majorHAnsi"/>
            <w:sz w:val="24"/>
            <w:szCs w:val="24"/>
          </w:rPr>
          <w:t>disabilities.</w:t>
        </w:r>
      </w:ins>
      <w:del w:id="5" w:author="David Hoff" w:date="2016-04-12T11:00:00Z">
        <w:r w:rsidR="00342624" w:rsidRPr="002C427B" w:rsidDel="00C63718">
          <w:rPr>
            <w:rFonts w:asciiTheme="majorHAnsi" w:hAnsiTheme="majorHAnsi"/>
            <w:sz w:val="24"/>
            <w:szCs w:val="24"/>
          </w:rPr>
          <w:delText>IDD</w:delText>
        </w:r>
      </w:del>
      <w:r w:rsidR="00507B5C" w:rsidRPr="002C427B">
        <w:rPr>
          <w:rFonts w:asciiTheme="majorHAnsi" w:hAnsiTheme="majorHAnsi"/>
          <w:sz w:val="24"/>
          <w:szCs w:val="24"/>
        </w:rPr>
        <w:t>. U</w:t>
      </w:r>
      <w:r w:rsidRPr="002C427B">
        <w:rPr>
          <w:rFonts w:asciiTheme="majorHAnsi" w:hAnsiTheme="majorHAnsi"/>
          <w:sz w:val="24"/>
          <w:szCs w:val="24"/>
        </w:rPr>
        <w:t>se of the term “Employment First” has not necessarily been a requirement for including a document. Instead</w:t>
      </w:r>
      <w:r w:rsidR="003512C6" w:rsidRPr="002C427B">
        <w:rPr>
          <w:rFonts w:asciiTheme="majorHAnsi" w:hAnsiTheme="majorHAnsi"/>
          <w:sz w:val="24"/>
          <w:szCs w:val="24"/>
        </w:rPr>
        <w:t>,</w:t>
      </w:r>
      <w:r w:rsidRPr="002C427B">
        <w:rPr>
          <w:rFonts w:asciiTheme="majorHAnsi" w:hAnsiTheme="majorHAnsi"/>
          <w:sz w:val="24"/>
          <w:szCs w:val="24"/>
        </w:rPr>
        <w:t xml:space="preserve"> the focus has been on documents that reinforce the principles of Employment First, </w:t>
      </w:r>
      <w:r w:rsidR="00776A9F" w:rsidRPr="002C427B">
        <w:rPr>
          <w:rFonts w:asciiTheme="majorHAnsi" w:hAnsiTheme="majorHAnsi"/>
          <w:sz w:val="24"/>
          <w:szCs w:val="24"/>
        </w:rPr>
        <w:t>whether that specific language is used or not</w:t>
      </w:r>
      <w:r w:rsidRPr="002C427B">
        <w:rPr>
          <w:rFonts w:asciiTheme="majorHAnsi" w:hAnsiTheme="majorHAnsi"/>
          <w:sz w:val="24"/>
          <w:szCs w:val="24"/>
        </w:rPr>
        <w:t xml:space="preserve">. </w:t>
      </w:r>
      <w:r w:rsidR="00507B5C" w:rsidRPr="002C427B">
        <w:rPr>
          <w:rFonts w:asciiTheme="majorHAnsi" w:hAnsiTheme="majorHAnsi"/>
          <w:sz w:val="24"/>
          <w:szCs w:val="24"/>
        </w:rPr>
        <w:t xml:space="preserve"> </w:t>
      </w:r>
    </w:p>
    <w:p w14:paraId="1B6AC636" w14:textId="7341A50E" w:rsidR="00D01997" w:rsidRPr="002C427B" w:rsidRDefault="001664DB" w:rsidP="00A23E33">
      <w:pPr>
        <w:pStyle w:val="bodytext"/>
        <w:spacing w:line="240" w:lineRule="auto"/>
        <w:rPr>
          <w:rFonts w:asciiTheme="majorHAnsi" w:hAnsiTheme="majorHAnsi"/>
          <w:sz w:val="24"/>
          <w:szCs w:val="24"/>
        </w:rPr>
      </w:pPr>
      <w:r w:rsidRPr="002C427B">
        <w:rPr>
          <w:rFonts w:asciiTheme="majorHAnsi" w:hAnsiTheme="majorHAnsi"/>
          <w:sz w:val="24"/>
          <w:szCs w:val="24"/>
        </w:rPr>
        <w:t xml:space="preserve">The SELN has </w:t>
      </w:r>
      <w:r w:rsidR="003512C6" w:rsidRPr="002C427B">
        <w:rPr>
          <w:rFonts w:asciiTheme="majorHAnsi" w:hAnsiTheme="majorHAnsi"/>
          <w:sz w:val="24"/>
          <w:szCs w:val="24"/>
        </w:rPr>
        <w:t>taken</w:t>
      </w:r>
      <w:r w:rsidR="00507B5C" w:rsidRPr="002C427B">
        <w:rPr>
          <w:rFonts w:asciiTheme="majorHAnsi" w:hAnsiTheme="majorHAnsi"/>
          <w:sz w:val="24"/>
          <w:szCs w:val="24"/>
        </w:rPr>
        <w:t xml:space="preserve"> a liberal approach to defining a piece of legislation, regulation, or policy directive as an </w:t>
      </w:r>
      <w:r w:rsidR="00776A9F" w:rsidRPr="002C427B">
        <w:rPr>
          <w:rFonts w:asciiTheme="majorHAnsi" w:hAnsiTheme="majorHAnsi"/>
          <w:sz w:val="24"/>
          <w:szCs w:val="24"/>
        </w:rPr>
        <w:t>“Employment First p</w:t>
      </w:r>
      <w:r w:rsidR="00507B5C" w:rsidRPr="002C427B">
        <w:rPr>
          <w:rFonts w:asciiTheme="majorHAnsi" w:hAnsiTheme="majorHAnsi"/>
          <w:sz w:val="24"/>
          <w:szCs w:val="24"/>
        </w:rPr>
        <w:t>olicy</w:t>
      </w:r>
      <w:r w:rsidR="007515E3" w:rsidRPr="002C427B">
        <w:rPr>
          <w:rFonts w:asciiTheme="majorHAnsi" w:hAnsiTheme="majorHAnsi"/>
          <w:sz w:val="24"/>
          <w:szCs w:val="24"/>
        </w:rPr>
        <w:t>.</w:t>
      </w:r>
      <w:r w:rsidR="00776A9F" w:rsidRPr="002C427B">
        <w:rPr>
          <w:rFonts w:asciiTheme="majorHAnsi" w:hAnsiTheme="majorHAnsi"/>
          <w:sz w:val="24"/>
          <w:szCs w:val="24"/>
        </w:rPr>
        <w:t>”</w:t>
      </w:r>
      <w:r w:rsidR="00507B5C" w:rsidRPr="002C427B">
        <w:rPr>
          <w:rFonts w:asciiTheme="majorHAnsi" w:hAnsiTheme="majorHAnsi"/>
          <w:sz w:val="24"/>
          <w:szCs w:val="24"/>
        </w:rPr>
        <w:t xml:space="preserve"> </w:t>
      </w:r>
      <w:r w:rsidR="0004435C" w:rsidRPr="002C427B">
        <w:rPr>
          <w:rFonts w:asciiTheme="majorHAnsi" w:hAnsiTheme="majorHAnsi"/>
          <w:sz w:val="24"/>
          <w:szCs w:val="24"/>
        </w:rPr>
        <w:t>In some cases, these policies consist of highly detailed</w:t>
      </w:r>
      <w:r w:rsidR="00D54619" w:rsidRPr="002C427B">
        <w:rPr>
          <w:rFonts w:asciiTheme="majorHAnsi" w:hAnsiTheme="majorHAnsi"/>
          <w:sz w:val="24"/>
          <w:szCs w:val="24"/>
        </w:rPr>
        <w:t>, substantive,</w:t>
      </w:r>
      <w:r w:rsidR="0004435C" w:rsidRPr="002C427B">
        <w:rPr>
          <w:rFonts w:asciiTheme="majorHAnsi" w:hAnsiTheme="majorHAnsi"/>
          <w:sz w:val="24"/>
          <w:szCs w:val="24"/>
        </w:rPr>
        <w:t xml:space="preserve"> and specific legislation or directives. In other cases, the Employment First policy consists of an </w:t>
      </w:r>
      <w:r w:rsidR="00C24B0D" w:rsidRPr="002C427B">
        <w:rPr>
          <w:rFonts w:asciiTheme="majorHAnsi" w:hAnsiTheme="majorHAnsi"/>
          <w:sz w:val="24"/>
          <w:szCs w:val="24"/>
        </w:rPr>
        <w:t>e</w:t>
      </w:r>
      <w:r w:rsidR="0004435C" w:rsidRPr="002C427B">
        <w:rPr>
          <w:rFonts w:asciiTheme="majorHAnsi" w:hAnsiTheme="majorHAnsi"/>
          <w:sz w:val="24"/>
          <w:szCs w:val="24"/>
        </w:rPr>
        <w:t xml:space="preserve">xecutive </w:t>
      </w:r>
      <w:r w:rsidR="00C24B0D" w:rsidRPr="002C427B">
        <w:rPr>
          <w:rFonts w:asciiTheme="majorHAnsi" w:hAnsiTheme="majorHAnsi"/>
          <w:sz w:val="24"/>
          <w:szCs w:val="24"/>
        </w:rPr>
        <w:t>o</w:t>
      </w:r>
      <w:r w:rsidR="0004435C" w:rsidRPr="002C427B">
        <w:rPr>
          <w:rFonts w:asciiTheme="majorHAnsi" w:hAnsiTheme="majorHAnsi"/>
          <w:sz w:val="24"/>
          <w:szCs w:val="24"/>
        </w:rPr>
        <w:t>rder that endors</w:t>
      </w:r>
      <w:r w:rsidR="009368E7" w:rsidRPr="002C427B">
        <w:rPr>
          <w:rFonts w:asciiTheme="majorHAnsi" w:hAnsiTheme="majorHAnsi"/>
          <w:sz w:val="24"/>
          <w:szCs w:val="24"/>
        </w:rPr>
        <w:t>es</w:t>
      </w:r>
      <w:r w:rsidR="0004435C" w:rsidRPr="002C427B">
        <w:rPr>
          <w:rFonts w:asciiTheme="majorHAnsi" w:hAnsiTheme="majorHAnsi"/>
          <w:sz w:val="24"/>
          <w:szCs w:val="24"/>
        </w:rPr>
        <w:t xml:space="preserve"> integrated employment as the first and primary service option for publicly funded services, with limited specifics. </w:t>
      </w:r>
      <w:r w:rsidR="00184522" w:rsidRPr="002C427B">
        <w:rPr>
          <w:rFonts w:asciiTheme="majorHAnsi" w:hAnsiTheme="majorHAnsi"/>
          <w:sz w:val="24"/>
          <w:szCs w:val="24"/>
        </w:rPr>
        <w:t>There are additional cases where</w:t>
      </w:r>
      <w:r w:rsidR="0004435C" w:rsidRPr="002C427B">
        <w:rPr>
          <w:rFonts w:asciiTheme="majorHAnsi" w:hAnsiTheme="majorHAnsi"/>
          <w:sz w:val="24"/>
          <w:szCs w:val="24"/>
        </w:rPr>
        <w:t xml:space="preserve"> language has been identified within an overall policy directive that aligns with Employment First, although such language may only be a</w:t>
      </w:r>
      <w:r w:rsidR="00D54619" w:rsidRPr="002C427B">
        <w:rPr>
          <w:rFonts w:asciiTheme="majorHAnsi" w:hAnsiTheme="majorHAnsi"/>
          <w:sz w:val="24"/>
          <w:szCs w:val="24"/>
        </w:rPr>
        <w:t xml:space="preserve"> few sentences (e.g., Colorado). </w:t>
      </w:r>
    </w:p>
    <w:p w14:paraId="6A42D544" w14:textId="77777777" w:rsidR="009A2CA1" w:rsidRPr="002C427B" w:rsidRDefault="009A2CA1" w:rsidP="00E71D21">
      <w:pPr>
        <w:pStyle w:val="H"/>
        <w:rPr>
          <w:rFonts w:asciiTheme="majorHAnsi" w:hAnsiTheme="majorHAnsi"/>
          <w:sz w:val="24"/>
          <w:szCs w:val="24"/>
        </w:rPr>
      </w:pPr>
      <w:r w:rsidRPr="002C427B">
        <w:rPr>
          <w:rFonts w:asciiTheme="majorHAnsi" w:hAnsiTheme="majorHAnsi"/>
          <w:sz w:val="24"/>
          <w:szCs w:val="24"/>
        </w:rPr>
        <w:t xml:space="preserve">A </w:t>
      </w:r>
      <w:r w:rsidR="00560F14" w:rsidRPr="002C427B">
        <w:rPr>
          <w:rFonts w:asciiTheme="majorHAnsi" w:hAnsiTheme="majorHAnsi"/>
          <w:sz w:val="24"/>
          <w:szCs w:val="24"/>
        </w:rPr>
        <w:t>S</w:t>
      </w:r>
      <w:r w:rsidRPr="002C427B">
        <w:rPr>
          <w:rFonts w:asciiTheme="majorHAnsi" w:hAnsiTheme="majorHAnsi"/>
          <w:sz w:val="24"/>
          <w:szCs w:val="24"/>
        </w:rPr>
        <w:t xml:space="preserve">ummary of the </w:t>
      </w:r>
      <w:r w:rsidR="00560F14" w:rsidRPr="002C427B">
        <w:rPr>
          <w:rFonts w:asciiTheme="majorHAnsi" w:hAnsiTheme="majorHAnsi"/>
          <w:sz w:val="24"/>
          <w:szCs w:val="24"/>
        </w:rPr>
        <w:t>S</w:t>
      </w:r>
      <w:r w:rsidRPr="002C427B">
        <w:rPr>
          <w:rFonts w:asciiTheme="majorHAnsi" w:hAnsiTheme="majorHAnsi"/>
          <w:sz w:val="24"/>
          <w:szCs w:val="24"/>
        </w:rPr>
        <w:t>tatu</w:t>
      </w:r>
      <w:r w:rsidR="00CF57D5" w:rsidRPr="002C427B">
        <w:rPr>
          <w:rFonts w:asciiTheme="majorHAnsi" w:hAnsiTheme="majorHAnsi"/>
          <w:sz w:val="24"/>
          <w:szCs w:val="24"/>
        </w:rPr>
        <w:t>s of Employment First</w:t>
      </w:r>
    </w:p>
    <w:p w14:paraId="20FC6EC4" w14:textId="77777777" w:rsidR="00E71D21" w:rsidRPr="002C427B" w:rsidRDefault="00E71D21" w:rsidP="00D01997">
      <w:pPr>
        <w:pStyle w:val="H"/>
        <w:spacing w:before="0"/>
        <w:rPr>
          <w:rFonts w:asciiTheme="majorHAnsi" w:hAnsiTheme="majorHAnsi"/>
          <w:sz w:val="24"/>
          <w:szCs w:val="24"/>
        </w:rPr>
      </w:pPr>
    </w:p>
    <w:p w14:paraId="0F321F9C" w14:textId="46AC571A" w:rsidR="00900F35" w:rsidRPr="00F8085C" w:rsidRDefault="008D5CF4" w:rsidP="001664DB">
      <w:pPr>
        <w:pStyle w:val="bodytext"/>
        <w:spacing w:line="240" w:lineRule="auto"/>
        <w:ind w:left="360"/>
        <w:rPr>
          <w:rFonts w:asciiTheme="majorHAnsi" w:hAnsiTheme="majorHAnsi"/>
          <w:sz w:val="24"/>
          <w:szCs w:val="24"/>
        </w:rPr>
      </w:pPr>
      <w:commentRangeStart w:id="6"/>
      <w:r w:rsidRPr="002C427B">
        <w:rPr>
          <w:rFonts w:asciiTheme="majorHAnsi" w:hAnsiTheme="majorHAnsi"/>
          <w:sz w:val="24"/>
          <w:szCs w:val="24"/>
        </w:rPr>
        <w:t>Thirty</w:t>
      </w:r>
      <w:ins w:id="7" w:author="David Hoff" w:date="2016-04-12T19:14:00Z">
        <w:r w:rsidR="00D93C6F" w:rsidRPr="002C427B">
          <w:rPr>
            <w:rFonts w:asciiTheme="majorHAnsi" w:hAnsiTheme="majorHAnsi"/>
            <w:sz w:val="24"/>
            <w:szCs w:val="24"/>
          </w:rPr>
          <w:t>-one</w:t>
        </w:r>
      </w:ins>
      <w:r w:rsidR="00A45370" w:rsidRPr="002C427B">
        <w:rPr>
          <w:rFonts w:asciiTheme="majorHAnsi" w:hAnsiTheme="majorHAnsi"/>
          <w:sz w:val="24"/>
          <w:szCs w:val="24"/>
        </w:rPr>
        <w:t xml:space="preserve"> </w:t>
      </w:r>
      <w:r w:rsidR="00941F22" w:rsidRPr="002C427B">
        <w:rPr>
          <w:rFonts w:asciiTheme="majorHAnsi" w:hAnsiTheme="majorHAnsi"/>
          <w:sz w:val="24"/>
          <w:szCs w:val="24"/>
        </w:rPr>
        <w:t>states have an of</w:t>
      </w:r>
      <w:r w:rsidR="00A418D3" w:rsidRPr="002C427B">
        <w:rPr>
          <w:rFonts w:asciiTheme="majorHAnsi" w:hAnsiTheme="majorHAnsi"/>
          <w:sz w:val="24"/>
          <w:szCs w:val="24"/>
        </w:rPr>
        <w:t>ficial Employment First policy (</w:t>
      </w:r>
      <w:r w:rsidR="00941F22" w:rsidRPr="002C427B">
        <w:rPr>
          <w:rFonts w:asciiTheme="majorHAnsi" w:hAnsiTheme="majorHAnsi"/>
          <w:sz w:val="24"/>
          <w:szCs w:val="24"/>
        </w:rPr>
        <w:t>based on legislation, policy directive, etc.</w:t>
      </w:r>
      <w:r w:rsidR="00A418D3" w:rsidRPr="002C427B">
        <w:rPr>
          <w:rFonts w:asciiTheme="majorHAnsi" w:hAnsiTheme="majorHAnsi"/>
          <w:sz w:val="24"/>
          <w:szCs w:val="24"/>
        </w:rPr>
        <w:t>)</w:t>
      </w:r>
      <w:r w:rsidR="00310436" w:rsidRPr="002C427B">
        <w:rPr>
          <w:rFonts w:asciiTheme="majorHAnsi" w:hAnsiTheme="majorHAnsi"/>
          <w:sz w:val="24"/>
          <w:szCs w:val="24"/>
        </w:rPr>
        <w:t xml:space="preserve">. </w:t>
      </w:r>
      <w:del w:id="8" w:author="David Hoff" w:date="2016-04-12T15:46:00Z">
        <w:r w:rsidR="00B203BF" w:rsidRPr="002C427B" w:rsidDel="00924DD8">
          <w:rPr>
            <w:rFonts w:asciiTheme="majorHAnsi" w:hAnsiTheme="majorHAnsi"/>
            <w:sz w:val="24"/>
            <w:szCs w:val="24"/>
          </w:rPr>
          <w:delText>Fourteen</w:delText>
        </w:r>
        <w:r w:rsidR="0062699F" w:rsidRPr="002C427B" w:rsidDel="00924DD8">
          <w:rPr>
            <w:rFonts w:asciiTheme="majorHAnsi" w:hAnsiTheme="majorHAnsi"/>
            <w:sz w:val="24"/>
            <w:szCs w:val="24"/>
          </w:rPr>
          <w:delText xml:space="preserve"> </w:delText>
        </w:r>
      </w:del>
      <w:ins w:id="9" w:author="David Hoff" w:date="2016-04-12T15:46:00Z">
        <w:r w:rsidR="00924DD8" w:rsidRPr="002C427B">
          <w:rPr>
            <w:rFonts w:asciiTheme="majorHAnsi" w:hAnsiTheme="majorHAnsi"/>
            <w:sz w:val="24"/>
            <w:szCs w:val="24"/>
          </w:rPr>
          <w:t xml:space="preserve">Fifteen </w:t>
        </w:r>
      </w:ins>
      <w:r w:rsidR="00900F35" w:rsidRPr="002C427B">
        <w:rPr>
          <w:rFonts w:asciiTheme="majorHAnsi" w:hAnsiTheme="majorHAnsi"/>
          <w:sz w:val="24"/>
          <w:szCs w:val="24"/>
        </w:rPr>
        <w:t>states have passed legislation</w:t>
      </w:r>
      <w:r w:rsidR="004F666E" w:rsidRPr="002C427B">
        <w:rPr>
          <w:rFonts w:asciiTheme="majorHAnsi" w:hAnsiTheme="majorHAnsi"/>
          <w:sz w:val="24"/>
          <w:szCs w:val="24"/>
        </w:rPr>
        <w:t xml:space="preserve"> stating</w:t>
      </w:r>
      <w:r w:rsidR="007D1F90" w:rsidRPr="002C427B">
        <w:rPr>
          <w:rFonts w:asciiTheme="majorHAnsi" w:hAnsiTheme="majorHAnsi"/>
          <w:sz w:val="24"/>
          <w:szCs w:val="24"/>
        </w:rPr>
        <w:t xml:space="preserve"> that integrated employment </w:t>
      </w:r>
      <w:r w:rsidR="004F666E" w:rsidRPr="002C427B">
        <w:rPr>
          <w:rFonts w:asciiTheme="majorHAnsi" w:hAnsiTheme="majorHAnsi"/>
          <w:sz w:val="24"/>
          <w:szCs w:val="24"/>
        </w:rPr>
        <w:t xml:space="preserve">is preferred over other </w:t>
      </w:r>
      <w:r w:rsidR="007D1F90" w:rsidRPr="002C427B">
        <w:rPr>
          <w:rFonts w:asciiTheme="majorHAnsi" w:hAnsiTheme="majorHAnsi"/>
          <w:sz w:val="24"/>
          <w:szCs w:val="24"/>
        </w:rPr>
        <w:t>service options</w:t>
      </w:r>
      <w:r w:rsidR="001664DB" w:rsidRPr="002C427B">
        <w:rPr>
          <w:rFonts w:asciiTheme="majorHAnsi" w:hAnsiTheme="majorHAnsi"/>
          <w:sz w:val="24"/>
          <w:szCs w:val="24"/>
        </w:rPr>
        <w:t xml:space="preserve">: </w:t>
      </w:r>
      <w:r w:rsidR="00C438DB" w:rsidRPr="002C427B">
        <w:rPr>
          <w:rFonts w:asciiTheme="majorHAnsi" w:hAnsiTheme="majorHAnsi"/>
          <w:b/>
          <w:sz w:val="24"/>
          <w:szCs w:val="24"/>
        </w:rPr>
        <w:t>Alaska, C</w:t>
      </w:r>
      <w:r w:rsidR="00900F35" w:rsidRPr="002C427B">
        <w:rPr>
          <w:rFonts w:asciiTheme="majorHAnsi" w:hAnsiTheme="majorHAnsi"/>
          <w:b/>
          <w:sz w:val="24"/>
          <w:szCs w:val="24"/>
        </w:rPr>
        <w:t>a</w:t>
      </w:r>
      <w:r w:rsidR="00E24932" w:rsidRPr="002C427B">
        <w:rPr>
          <w:rFonts w:asciiTheme="majorHAnsi" w:hAnsiTheme="majorHAnsi"/>
          <w:b/>
          <w:sz w:val="24"/>
          <w:szCs w:val="24"/>
        </w:rPr>
        <w:t xml:space="preserve">lifornia, Delaware, </w:t>
      </w:r>
      <w:ins w:id="10" w:author="David Hoff" w:date="2016-04-12T15:46:00Z">
        <w:r w:rsidR="00924DD8" w:rsidRPr="002C427B">
          <w:rPr>
            <w:rFonts w:asciiTheme="majorHAnsi" w:hAnsiTheme="majorHAnsi"/>
            <w:b/>
            <w:sz w:val="24"/>
            <w:szCs w:val="24"/>
          </w:rPr>
          <w:t xml:space="preserve">Florida, </w:t>
        </w:r>
      </w:ins>
      <w:r w:rsidR="0095715C" w:rsidRPr="002C427B">
        <w:rPr>
          <w:rFonts w:asciiTheme="majorHAnsi" w:hAnsiTheme="majorHAnsi"/>
          <w:b/>
          <w:sz w:val="24"/>
          <w:szCs w:val="24"/>
        </w:rPr>
        <w:t xml:space="preserve">Illinois, </w:t>
      </w:r>
      <w:r w:rsidR="00E24932" w:rsidRPr="002C427B">
        <w:rPr>
          <w:rFonts w:asciiTheme="majorHAnsi" w:hAnsiTheme="majorHAnsi"/>
          <w:b/>
          <w:sz w:val="24"/>
          <w:szCs w:val="24"/>
        </w:rPr>
        <w:t>Kansas,</w:t>
      </w:r>
      <w:r w:rsidR="00BD6325" w:rsidRPr="002C427B">
        <w:rPr>
          <w:rFonts w:asciiTheme="majorHAnsi" w:hAnsiTheme="majorHAnsi"/>
          <w:b/>
          <w:sz w:val="24"/>
          <w:szCs w:val="24"/>
        </w:rPr>
        <w:t xml:space="preserve"> </w:t>
      </w:r>
      <w:r w:rsidR="00F736A3" w:rsidRPr="002C427B">
        <w:rPr>
          <w:rFonts w:asciiTheme="majorHAnsi" w:hAnsiTheme="majorHAnsi"/>
          <w:b/>
          <w:sz w:val="24"/>
          <w:szCs w:val="24"/>
        </w:rPr>
        <w:t xml:space="preserve">Maine, </w:t>
      </w:r>
      <w:r w:rsidR="00B203BF" w:rsidRPr="002C427B">
        <w:rPr>
          <w:rFonts w:asciiTheme="majorHAnsi" w:hAnsiTheme="majorHAnsi"/>
          <w:b/>
          <w:sz w:val="24"/>
          <w:szCs w:val="24"/>
        </w:rPr>
        <w:t xml:space="preserve">Mississippi, </w:t>
      </w:r>
      <w:r w:rsidR="003A71FB" w:rsidRPr="002C427B">
        <w:rPr>
          <w:rFonts w:asciiTheme="majorHAnsi" w:hAnsiTheme="majorHAnsi"/>
          <w:b/>
          <w:sz w:val="24"/>
          <w:szCs w:val="24"/>
        </w:rPr>
        <w:t xml:space="preserve">Ohio, </w:t>
      </w:r>
      <w:r w:rsidR="00B203BF" w:rsidRPr="002C427B">
        <w:rPr>
          <w:rFonts w:asciiTheme="majorHAnsi" w:hAnsiTheme="majorHAnsi"/>
          <w:b/>
          <w:sz w:val="24"/>
          <w:szCs w:val="24"/>
        </w:rPr>
        <w:t xml:space="preserve">Oklahoma, </w:t>
      </w:r>
      <w:r w:rsidR="002A6C9A" w:rsidRPr="002C427B">
        <w:rPr>
          <w:rFonts w:asciiTheme="majorHAnsi" w:hAnsiTheme="majorHAnsi"/>
          <w:b/>
          <w:sz w:val="24"/>
          <w:szCs w:val="24"/>
        </w:rPr>
        <w:t xml:space="preserve">Oregon, </w:t>
      </w:r>
      <w:r w:rsidR="00E61ED4" w:rsidRPr="002C427B">
        <w:rPr>
          <w:rFonts w:asciiTheme="majorHAnsi" w:hAnsiTheme="majorHAnsi"/>
          <w:b/>
          <w:sz w:val="24"/>
          <w:szCs w:val="24"/>
        </w:rPr>
        <w:t xml:space="preserve">Texas, </w:t>
      </w:r>
      <w:r w:rsidR="00900F35" w:rsidRPr="002C427B">
        <w:rPr>
          <w:rFonts w:asciiTheme="majorHAnsi" w:hAnsiTheme="majorHAnsi"/>
          <w:b/>
          <w:sz w:val="24"/>
          <w:szCs w:val="24"/>
        </w:rPr>
        <w:t xml:space="preserve">Utah, </w:t>
      </w:r>
      <w:r w:rsidR="00671A32" w:rsidRPr="002C427B">
        <w:rPr>
          <w:rFonts w:asciiTheme="majorHAnsi" w:hAnsiTheme="majorHAnsi"/>
          <w:b/>
          <w:sz w:val="24"/>
          <w:szCs w:val="24"/>
        </w:rPr>
        <w:t>Washington</w:t>
      </w:r>
      <w:r w:rsidRPr="002C427B">
        <w:rPr>
          <w:rFonts w:asciiTheme="majorHAnsi" w:hAnsiTheme="majorHAnsi"/>
          <w:b/>
          <w:sz w:val="24"/>
          <w:szCs w:val="24"/>
        </w:rPr>
        <w:t xml:space="preserve">, </w:t>
      </w:r>
      <w:r w:rsidR="00613005" w:rsidRPr="002C427B">
        <w:rPr>
          <w:rFonts w:asciiTheme="majorHAnsi" w:hAnsiTheme="majorHAnsi"/>
          <w:sz w:val="24"/>
          <w:szCs w:val="24"/>
        </w:rPr>
        <w:t xml:space="preserve">and </w:t>
      </w:r>
      <w:r w:rsidRPr="002C427B">
        <w:rPr>
          <w:rFonts w:asciiTheme="majorHAnsi" w:hAnsiTheme="majorHAnsi"/>
          <w:b/>
          <w:sz w:val="24"/>
          <w:szCs w:val="24"/>
        </w:rPr>
        <w:t>Wyoming</w:t>
      </w:r>
      <w:r w:rsidR="00E61ED4" w:rsidRPr="002C427B">
        <w:rPr>
          <w:rFonts w:asciiTheme="majorHAnsi" w:hAnsiTheme="majorHAnsi"/>
          <w:b/>
          <w:sz w:val="24"/>
          <w:szCs w:val="24"/>
        </w:rPr>
        <w:t xml:space="preserve">. </w:t>
      </w:r>
      <w:r w:rsidR="0025179A" w:rsidRPr="002C427B">
        <w:rPr>
          <w:rFonts w:asciiTheme="majorHAnsi" w:hAnsiTheme="majorHAnsi"/>
          <w:sz w:val="24"/>
          <w:szCs w:val="24"/>
        </w:rPr>
        <w:t>The other 1</w:t>
      </w:r>
      <w:ins w:id="11" w:author="David Hoff" w:date="2016-04-12T15:46:00Z">
        <w:r w:rsidR="00D93C6F" w:rsidRPr="002C427B">
          <w:rPr>
            <w:rFonts w:asciiTheme="majorHAnsi" w:hAnsiTheme="majorHAnsi"/>
            <w:sz w:val="24"/>
            <w:szCs w:val="24"/>
          </w:rPr>
          <w:t>6</w:t>
        </w:r>
      </w:ins>
      <w:del w:id="12" w:author="David Hoff" w:date="2016-04-12T15:46:00Z">
        <w:r w:rsidR="00B203BF" w:rsidRPr="002C427B" w:rsidDel="00924DD8">
          <w:rPr>
            <w:rFonts w:asciiTheme="majorHAnsi" w:hAnsiTheme="majorHAnsi"/>
            <w:sz w:val="24"/>
            <w:szCs w:val="24"/>
          </w:rPr>
          <w:delText>6</w:delText>
        </w:r>
      </w:del>
      <w:r w:rsidR="00900F35" w:rsidRPr="002C427B">
        <w:rPr>
          <w:rFonts w:asciiTheme="majorHAnsi" w:hAnsiTheme="majorHAnsi"/>
          <w:b/>
          <w:sz w:val="24"/>
          <w:szCs w:val="24"/>
        </w:rPr>
        <w:t xml:space="preserve"> </w:t>
      </w:r>
      <w:r w:rsidR="00A01546" w:rsidRPr="002C427B">
        <w:rPr>
          <w:rFonts w:asciiTheme="majorHAnsi" w:hAnsiTheme="majorHAnsi"/>
          <w:b/>
          <w:sz w:val="24"/>
          <w:szCs w:val="24"/>
        </w:rPr>
        <w:t>(</w:t>
      </w:r>
      <w:r w:rsidR="00900F35" w:rsidRPr="002C427B">
        <w:rPr>
          <w:rFonts w:asciiTheme="majorHAnsi" w:hAnsiTheme="majorHAnsi"/>
          <w:b/>
          <w:sz w:val="24"/>
          <w:szCs w:val="24"/>
        </w:rPr>
        <w:t xml:space="preserve">Arkansas, Colorado, Connecticut, </w:t>
      </w:r>
      <w:r w:rsidR="00C42A2F" w:rsidRPr="002C427B">
        <w:rPr>
          <w:rFonts w:asciiTheme="majorHAnsi" w:hAnsiTheme="majorHAnsi"/>
          <w:b/>
          <w:sz w:val="24"/>
          <w:szCs w:val="24"/>
        </w:rPr>
        <w:t xml:space="preserve">District of Columbia, </w:t>
      </w:r>
      <w:del w:id="13" w:author="David Hoff" w:date="2016-04-12T15:46:00Z">
        <w:r w:rsidR="00872024" w:rsidRPr="002C427B" w:rsidDel="00924DD8">
          <w:rPr>
            <w:rFonts w:asciiTheme="majorHAnsi" w:hAnsiTheme="majorHAnsi"/>
            <w:b/>
            <w:sz w:val="24"/>
            <w:szCs w:val="24"/>
          </w:rPr>
          <w:delText xml:space="preserve">Florida, </w:delText>
        </w:r>
      </w:del>
      <w:r w:rsidR="00900F35" w:rsidRPr="002C427B">
        <w:rPr>
          <w:rFonts w:asciiTheme="majorHAnsi" w:hAnsiTheme="majorHAnsi"/>
          <w:b/>
          <w:sz w:val="24"/>
          <w:szCs w:val="24"/>
        </w:rPr>
        <w:t xml:space="preserve">Louisiana, </w:t>
      </w:r>
      <w:r w:rsidR="00A07B4F" w:rsidRPr="002C427B">
        <w:rPr>
          <w:rFonts w:asciiTheme="majorHAnsi" w:hAnsiTheme="majorHAnsi"/>
          <w:b/>
          <w:sz w:val="24"/>
          <w:szCs w:val="24"/>
        </w:rPr>
        <w:t xml:space="preserve">Maryland, </w:t>
      </w:r>
      <w:r w:rsidR="00A442A7" w:rsidRPr="002C427B">
        <w:rPr>
          <w:rFonts w:asciiTheme="majorHAnsi" w:hAnsiTheme="majorHAnsi"/>
          <w:b/>
          <w:sz w:val="24"/>
          <w:szCs w:val="24"/>
        </w:rPr>
        <w:t>Massachusetts</w:t>
      </w:r>
      <w:r w:rsidR="00A07B4F" w:rsidRPr="002C427B">
        <w:rPr>
          <w:rFonts w:asciiTheme="majorHAnsi" w:hAnsiTheme="majorHAnsi"/>
          <w:b/>
          <w:sz w:val="24"/>
          <w:szCs w:val="24"/>
        </w:rPr>
        <w:t xml:space="preserve">, </w:t>
      </w:r>
      <w:ins w:id="14" w:author="David Hoff" w:date="2016-04-12T19:14:00Z">
        <w:r w:rsidR="00D93C6F" w:rsidRPr="002C427B">
          <w:rPr>
            <w:rFonts w:asciiTheme="majorHAnsi" w:hAnsiTheme="majorHAnsi"/>
            <w:b/>
            <w:sz w:val="24"/>
            <w:szCs w:val="24"/>
          </w:rPr>
          <w:t xml:space="preserve">Michigan, </w:t>
        </w:r>
      </w:ins>
      <w:r w:rsidR="0025179A" w:rsidRPr="002C427B">
        <w:rPr>
          <w:rFonts w:asciiTheme="majorHAnsi" w:hAnsiTheme="majorHAnsi"/>
          <w:b/>
          <w:sz w:val="24"/>
          <w:szCs w:val="24"/>
        </w:rPr>
        <w:t xml:space="preserve">Minnesota, </w:t>
      </w:r>
      <w:r w:rsidR="00B203BF" w:rsidRPr="002C427B">
        <w:rPr>
          <w:rFonts w:asciiTheme="majorHAnsi" w:hAnsiTheme="majorHAnsi"/>
          <w:b/>
          <w:sz w:val="24"/>
          <w:szCs w:val="24"/>
        </w:rPr>
        <w:t xml:space="preserve">Missouri, New Jersey, </w:t>
      </w:r>
      <w:r w:rsidR="004B7B47" w:rsidRPr="002C427B">
        <w:rPr>
          <w:rFonts w:asciiTheme="majorHAnsi" w:hAnsiTheme="majorHAnsi"/>
          <w:b/>
          <w:sz w:val="24"/>
          <w:szCs w:val="24"/>
        </w:rPr>
        <w:t xml:space="preserve">Pennsylvania, </w:t>
      </w:r>
      <w:r w:rsidR="001916EC" w:rsidRPr="002C427B">
        <w:rPr>
          <w:rFonts w:asciiTheme="majorHAnsi" w:hAnsiTheme="majorHAnsi"/>
          <w:b/>
          <w:sz w:val="24"/>
          <w:szCs w:val="24"/>
        </w:rPr>
        <w:t xml:space="preserve">Rhode Island, </w:t>
      </w:r>
      <w:r w:rsidR="00CC1EAB" w:rsidRPr="002C427B">
        <w:rPr>
          <w:rFonts w:asciiTheme="majorHAnsi" w:hAnsiTheme="majorHAnsi"/>
          <w:b/>
          <w:sz w:val="24"/>
          <w:szCs w:val="24"/>
        </w:rPr>
        <w:t xml:space="preserve">South Carolina, </w:t>
      </w:r>
      <w:r w:rsidR="00900F35" w:rsidRPr="002C427B">
        <w:rPr>
          <w:rFonts w:asciiTheme="majorHAnsi" w:hAnsiTheme="majorHAnsi"/>
          <w:b/>
          <w:sz w:val="24"/>
          <w:szCs w:val="24"/>
        </w:rPr>
        <w:t>Tennessee</w:t>
      </w:r>
      <w:r w:rsidR="00E61ED4" w:rsidRPr="002C427B">
        <w:rPr>
          <w:rFonts w:asciiTheme="majorHAnsi" w:hAnsiTheme="majorHAnsi"/>
          <w:b/>
          <w:sz w:val="24"/>
          <w:szCs w:val="24"/>
        </w:rPr>
        <w:t xml:space="preserve">, </w:t>
      </w:r>
      <w:r w:rsidR="00C739C6" w:rsidRPr="002C427B">
        <w:rPr>
          <w:rFonts w:asciiTheme="majorHAnsi" w:hAnsiTheme="majorHAnsi"/>
          <w:sz w:val="24"/>
          <w:szCs w:val="24"/>
        </w:rPr>
        <w:t xml:space="preserve">and </w:t>
      </w:r>
      <w:r w:rsidR="007D1F90" w:rsidRPr="002C427B">
        <w:rPr>
          <w:rFonts w:asciiTheme="majorHAnsi" w:hAnsiTheme="majorHAnsi"/>
          <w:b/>
          <w:sz w:val="24"/>
          <w:szCs w:val="24"/>
        </w:rPr>
        <w:t>Virginia</w:t>
      </w:r>
      <w:r w:rsidR="00A01546" w:rsidRPr="002C427B">
        <w:rPr>
          <w:rFonts w:asciiTheme="majorHAnsi" w:hAnsiTheme="majorHAnsi"/>
          <w:b/>
          <w:sz w:val="24"/>
          <w:szCs w:val="24"/>
        </w:rPr>
        <w:t xml:space="preserve">) </w:t>
      </w:r>
      <w:r w:rsidR="00A01546" w:rsidRPr="002C427B">
        <w:rPr>
          <w:rFonts w:asciiTheme="majorHAnsi" w:hAnsiTheme="majorHAnsi"/>
          <w:sz w:val="24"/>
          <w:szCs w:val="24"/>
        </w:rPr>
        <w:t xml:space="preserve">have a policy directive, </w:t>
      </w:r>
      <w:r w:rsidR="00613005" w:rsidRPr="002C427B">
        <w:rPr>
          <w:rFonts w:asciiTheme="majorHAnsi" w:hAnsiTheme="majorHAnsi"/>
          <w:sz w:val="24"/>
          <w:szCs w:val="24"/>
        </w:rPr>
        <w:t>e</w:t>
      </w:r>
      <w:r w:rsidR="00A01546" w:rsidRPr="002C427B">
        <w:rPr>
          <w:rFonts w:asciiTheme="majorHAnsi" w:hAnsiTheme="majorHAnsi"/>
          <w:sz w:val="24"/>
          <w:szCs w:val="24"/>
        </w:rPr>
        <w:t xml:space="preserve">xecutive </w:t>
      </w:r>
      <w:r w:rsidR="00613005" w:rsidRPr="002C427B">
        <w:rPr>
          <w:rFonts w:asciiTheme="majorHAnsi" w:hAnsiTheme="majorHAnsi"/>
          <w:sz w:val="24"/>
          <w:szCs w:val="24"/>
        </w:rPr>
        <w:t>o</w:t>
      </w:r>
      <w:r w:rsidR="00A01546" w:rsidRPr="002C427B">
        <w:rPr>
          <w:rFonts w:asciiTheme="majorHAnsi" w:hAnsiTheme="majorHAnsi"/>
          <w:sz w:val="24"/>
          <w:szCs w:val="24"/>
        </w:rPr>
        <w:t>rder, or si</w:t>
      </w:r>
      <w:r w:rsidR="001916EC" w:rsidRPr="002C427B">
        <w:rPr>
          <w:rFonts w:asciiTheme="majorHAnsi" w:hAnsiTheme="majorHAnsi"/>
          <w:sz w:val="24"/>
          <w:szCs w:val="24"/>
        </w:rPr>
        <w:t xml:space="preserve">milar official policy statement, but not legislation. </w:t>
      </w:r>
      <w:r w:rsidR="00613005" w:rsidRPr="002C427B">
        <w:rPr>
          <w:rFonts w:asciiTheme="majorHAnsi" w:hAnsiTheme="majorHAnsi"/>
          <w:sz w:val="24"/>
          <w:szCs w:val="24"/>
        </w:rPr>
        <w:t>S</w:t>
      </w:r>
      <w:r w:rsidR="00686A50" w:rsidRPr="002C427B">
        <w:rPr>
          <w:rFonts w:asciiTheme="majorHAnsi" w:hAnsiTheme="majorHAnsi"/>
          <w:sz w:val="24"/>
          <w:szCs w:val="24"/>
        </w:rPr>
        <w:t xml:space="preserve">ome states have both legislation and a non-legislative policy directive (e.g., </w:t>
      </w:r>
      <w:r w:rsidR="00686A50" w:rsidRPr="002C427B">
        <w:rPr>
          <w:rFonts w:asciiTheme="majorHAnsi" w:hAnsiTheme="majorHAnsi"/>
          <w:b/>
          <w:sz w:val="24"/>
          <w:szCs w:val="24"/>
        </w:rPr>
        <w:t xml:space="preserve">Maine, </w:t>
      </w:r>
      <w:r w:rsidR="00B203BF" w:rsidRPr="002C427B">
        <w:rPr>
          <w:rFonts w:asciiTheme="majorHAnsi" w:hAnsiTheme="majorHAnsi"/>
          <w:b/>
          <w:sz w:val="24"/>
          <w:szCs w:val="24"/>
        </w:rPr>
        <w:t xml:space="preserve">Mississippi, Oklahoma, </w:t>
      </w:r>
      <w:r w:rsidR="002A6C9A" w:rsidRPr="002C427B">
        <w:rPr>
          <w:rFonts w:asciiTheme="majorHAnsi" w:hAnsiTheme="majorHAnsi"/>
          <w:b/>
          <w:sz w:val="24"/>
          <w:szCs w:val="24"/>
        </w:rPr>
        <w:t xml:space="preserve">Oregon, </w:t>
      </w:r>
      <w:r w:rsidR="00613005" w:rsidRPr="002C427B">
        <w:rPr>
          <w:rFonts w:asciiTheme="majorHAnsi" w:hAnsiTheme="majorHAnsi"/>
          <w:sz w:val="24"/>
          <w:szCs w:val="24"/>
        </w:rPr>
        <w:t>and</w:t>
      </w:r>
      <w:r w:rsidR="00613005" w:rsidRPr="002C427B">
        <w:rPr>
          <w:rFonts w:asciiTheme="majorHAnsi" w:hAnsiTheme="majorHAnsi"/>
          <w:b/>
          <w:sz w:val="24"/>
          <w:szCs w:val="24"/>
        </w:rPr>
        <w:t xml:space="preserve"> </w:t>
      </w:r>
      <w:r w:rsidR="00B203BF" w:rsidRPr="002C427B">
        <w:rPr>
          <w:rFonts w:asciiTheme="majorHAnsi" w:hAnsiTheme="majorHAnsi"/>
          <w:b/>
          <w:sz w:val="24"/>
          <w:szCs w:val="24"/>
        </w:rPr>
        <w:t>Washington)</w:t>
      </w:r>
      <w:r w:rsidR="00216A2F" w:rsidRPr="002C427B">
        <w:rPr>
          <w:rFonts w:asciiTheme="majorHAnsi" w:hAnsiTheme="majorHAnsi"/>
          <w:b/>
          <w:sz w:val="24"/>
          <w:szCs w:val="24"/>
        </w:rPr>
        <w:t>.</w:t>
      </w:r>
      <w:ins w:id="15" w:author="David Hoff" w:date="2016-04-13T09:06:00Z">
        <w:r w:rsidR="00F8085C">
          <w:rPr>
            <w:rFonts w:asciiTheme="majorHAnsi" w:hAnsiTheme="majorHAnsi"/>
            <w:b/>
            <w:sz w:val="24"/>
            <w:szCs w:val="24"/>
          </w:rPr>
          <w:t xml:space="preserve">  </w:t>
        </w:r>
        <w:r w:rsidR="00F8085C">
          <w:rPr>
            <w:rFonts w:asciiTheme="majorHAnsi" w:hAnsiTheme="majorHAnsi"/>
            <w:sz w:val="24"/>
            <w:szCs w:val="24"/>
          </w:rPr>
          <w:t>Five states (</w:t>
        </w:r>
        <w:r w:rsidR="00F8085C">
          <w:rPr>
            <w:rFonts w:asciiTheme="majorHAnsi" w:hAnsiTheme="majorHAnsi"/>
            <w:b/>
            <w:sz w:val="24"/>
            <w:szCs w:val="24"/>
          </w:rPr>
          <w:t xml:space="preserve">Alabama, Colorado, Indiana, Kentucky, </w:t>
        </w:r>
        <w:r w:rsidR="00F8085C">
          <w:rPr>
            <w:rFonts w:asciiTheme="majorHAnsi" w:hAnsiTheme="majorHAnsi"/>
            <w:sz w:val="24"/>
            <w:szCs w:val="24"/>
          </w:rPr>
          <w:t>have proposed legislation that has not been enacted.</w:t>
        </w:r>
      </w:ins>
    </w:p>
    <w:p w14:paraId="10F36550" w14:textId="51DC777C" w:rsidR="00A01546" w:rsidRPr="002C427B" w:rsidRDefault="00D93C6F" w:rsidP="001664DB">
      <w:pPr>
        <w:pStyle w:val="bodytext"/>
        <w:spacing w:line="240" w:lineRule="auto"/>
        <w:ind w:left="360"/>
        <w:rPr>
          <w:rFonts w:asciiTheme="majorHAnsi" w:hAnsiTheme="majorHAnsi"/>
          <w:sz w:val="24"/>
          <w:szCs w:val="24"/>
        </w:rPr>
      </w:pPr>
      <w:ins w:id="16" w:author="David Hoff" w:date="2016-04-12T19:14:00Z">
        <w:r w:rsidRPr="00F8085C">
          <w:rPr>
            <w:rFonts w:asciiTheme="majorHAnsi" w:hAnsiTheme="majorHAnsi"/>
            <w:sz w:val="24"/>
            <w:szCs w:val="24"/>
          </w:rPr>
          <w:t>Eigh</w:t>
        </w:r>
      </w:ins>
      <w:del w:id="17" w:author="David Hoff" w:date="2016-04-12T19:14:00Z">
        <w:r w:rsidR="00B203BF" w:rsidRPr="00F8085C" w:rsidDel="00D93C6F">
          <w:rPr>
            <w:rFonts w:asciiTheme="majorHAnsi" w:hAnsiTheme="majorHAnsi"/>
            <w:sz w:val="24"/>
            <w:szCs w:val="24"/>
          </w:rPr>
          <w:delText>S</w:delText>
        </w:r>
      </w:del>
      <w:del w:id="18" w:author="David Hoff" w:date="2016-04-12T11:08:00Z">
        <w:r w:rsidR="00B203BF" w:rsidRPr="00F8085C" w:rsidDel="00C63718">
          <w:rPr>
            <w:rFonts w:asciiTheme="majorHAnsi" w:hAnsiTheme="majorHAnsi"/>
            <w:sz w:val="24"/>
            <w:szCs w:val="24"/>
          </w:rPr>
          <w:delText>ix</w:delText>
        </w:r>
      </w:del>
      <w:r w:rsidR="0025179A" w:rsidRPr="00F8085C">
        <w:rPr>
          <w:rFonts w:asciiTheme="majorHAnsi" w:hAnsiTheme="majorHAnsi"/>
          <w:sz w:val="24"/>
          <w:szCs w:val="24"/>
        </w:rPr>
        <w:t>teen</w:t>
      </w:r>
      <w:r w:rsidR="00AA63AA" w:rsidRPr="00F8085C">
        <w:rPr>
          <w:rFonts w:asciiTheme="majorHAnsi" w:hAnsiTheme="majorHAnsi"/>
          <w:sz w:val="24"/>
          <w:szCs w:val="24"/>
        </w:rPr>
        <w:t xml:space="preserve"> </w:t>
      </w:r>
      <w:r w:rsidR="005A435A" w:rsidRPr="00F8085C">
        <w:rPr>
          <w:rFonts w:asciiTheme="majorHAnsi" w:hAnsiTheme="majorHAnsi"/>
          <w:sz w:val="24"/>
          <w:szCs w:val="24"/>
        </w:rPr>
        <w:t xml:space="preserve">of these </w:t>
      </w:r>
      <w:r w:rsidR="00C61427" w:rsidRPr="00F8085C">
        <w:rPr>
          <w:rFonts w:asciiTheme="majorHAnsi" w:hAnsiTheme="majorHAnsi"/>
          <w:sz w:val="24"/>
          <w:szCs w:val="24"/>
        </w:rPr>
        <w:t>states’</w:t>
      </w:r>
      <w:r w:rsidR="00773A2E" w:rsidRPr="00F8085C">
        <w:rPr>
          <w:rFonts w:asciiTheme="majorHAnsi" w:hAnsiTheme="majorHAnsi"/>
          <w:sz w:val="24"/>
          <w:szCs w:val="24"/>
        </w:rPr>
        <w:t xml:space="preserve"> </w:t>
      </w:r>
      <w:r w:rsidR="00A01546" w:rsidRPr="00F8085C">
        <w:rPr>
          <w:rFonts w:asciiTheme="majorHAnsi" w:hAnsiTheme="majorHAnsi"/>
          <w:sz w:val="24"/>
          <w:szCs w:val="24"/>
        </w:rPr>
        <w:t xml:space="preserve">policies </w:t>
      </w:r>
      <w:r w:rsidR="00310436" w:rsidRPr="00F8085C">
        <w:rPr>
          <w:rFonts w:asciiTheme="majorHAnsi" w:hAnsiTheme="majorHAnsi"/>
          <w:sz w:val="24"/>
          <w:szCs w:val="24"/>
        </w:rPr>
        <w:t xml:space="preserve">are cross-disability: </w:t>
      </w:r>
      <w:r w:rsidR="00C438DB" w:rsidRPr="00F8085C">
        <w:rPr>
          <w:rFonts w:asciiTheme="majorHAnsi" w:hAnsiTheme="majorHAnsi"/>
          <w:b/>
          <w:sz w:val="24"/>
          <w:szCs w:val="24"/>
        </w:rPr>
        <w:t>Alaska, A</w:t>
      </w:r>
      <w:r w:rsidR="00310436" w:rsidRPr="00F8085C">
        <w:rPr>
          <w:rFonts w:asciiTheme="majorHAnsi" w:hAnsiTheme="majorHAnsi"/>
          <w:b/>
          <w:sz w:val="24"/>
          <w:szCs w:val="24"/>
        </w:rPr>
        <w:t xml:space="preserve">rkansas, Delaware, </w:t>
      </w:r>
      <w:r w:rsidR="00C42A2F" w:rsidRPr="00F8085C">
        <w:rPr>
          <w:rFonts w:asciiTheme="majorHAnsi" w:hAnsiTheme="majorHAnsi"/>
          <w:b/>
          <w:sz w:val="24"/>
          <w:szCs w:val="24"/>
        </w:rPr>
        <w:t xml:space="preserve">District of Columbia, </w:t>
      </w:r>
      <w:r w:rsidR="00872024" w:rsidRPr="00F8085C">
        <w:rPr>
          <w:rFonts w:asciiTheme="majorHAnsi" w:hAnsiTheme="majorHAnsi"/>
          <w:b/>
          <w:sz w:val="24"/>
          <w:szCs w:val="24"/>
        </w:rPr>
        <w:t xml:space="preserve">Florida, </w:t>
      </w:r>
      <w:r w:rsidR="0095715C" w:rsidRPr="002C427B">
        <w:rPr>
          <w:rFonts w:asciiTheme="majorHAnsi" w:hAnsiTheme="majorHAnsi"/>
          <w:b/>
          <w:sz w:val="24"/>
          <w:szCs w:val="24"/>
        </w:rPr>
        <w:t xml:space="preserve">Illinois, </w:t>
      </w:r>
      <w:r w:rsidR="00310436" w:rsidRPr="002C427B">
        <w:rPr>
          <w:rFonts w:asciiTheme="majorHAnsi" w:hAnsiTheme="majorHAnsi"/>
          <w:b/>
          <w:sz w:val="24"/>
          <w:szCs w:val="24"/>
        </w:rPr>
        <w:t xml:space="preserve">Kansas, </w:t>
      </w:r>
      <w:r w:rsidR="00A07B4F" w:rsidRPr="002C427B">
        <w:rPr>
          <w:rFonts w:asciiTheme="majorHAnsi" w:hAnsiTheme="majorHAnsi"/>
          <w:b/>
          <w:sz w:val="24"/>
          <w:szCs w:val="24"/>
        </w:rPr>
        <w:t>Maine</w:t>
      </w:r>
      <w:r w:rsidR="00BD6325" w:rsidRPr="002C427B">
        <w:rPr>
          <w:rFonts w:asciiTheme="majorHAnsi" w:hAnsiTheme="majorHAnsi"/>
          <w:b/>
          <w:sz w:val="24"/>
          <w:szCs w:val="24"/>
        </w:rPr>
        <w:t xml:space="preserve">, </w:t>
      </w:r>
      <w:ins w:id="19" w:author="David Hoff" w:date="2016-04-12T19:15:00Z">
        <w:r w:rsidRPr="002C427B">
          <w:rPr>
            <w:rFonts w:asciiTheme="majorHAnsi" w:hAnsiTheme="majorHAnsi"/>
            <w:b/>
            <w:sz w:val="24"/>
            <w:szCs w:val="24"/>
          </w:rPr>
          <w:t xml:space="preserve">Michigan, </w:t>
        </w:r>
      </w:ins>
      <w:r w:rsidR="0025179A" w:rsidRPr="002C427B">
        <w:rPr>
          <w:rFonts w:asciiTheme="majorHAnsi" w:hAnsiTheme="majorHAnsi"/>
          <w:b/>
          <w:sz w:val="24"/>
          <w:szCs w:val="24"/>
        </w:rPr>
        <w:t xml:space="preserve">Minnesota, </w:t>
      </w:r>
      <w:r w:rsidR="001F2F3E" w:rsidRPr="002C427B">
        <w:rPr>
          <w:rFonts w:asciiTheme="majorHAnsi" w:hAnsiTheme="majorHAnsi"/>
          <w:b/>
          <w:sz w:val="24"/>
          <w:szCs w:val="24"/>
        </w:rPr>
        <w:t xml:space="preserve">Mississippi, </w:t>
      </w:r>
      <w:r w:rsidR="00310436" w:rsidRPr="002C427B">
        <w:rPr>
          <w:rFonts w:asciiTheme="majorHAnsi" w:hAnsiTheme="majorHAnsi"/>
          <w:b/>
          <w:sz w:val="24"/>
          <w:szCs w:val="24"/>
        </w:rPr>
        <w:t xml:space="preserve">New Jersey, </w:t>
      </w:r>
      <w:r w:rsidR="00B203BF" w:rsidRPr="002C427B">
        <w:rPr>
          <w:rFonts w:asciiTheme="majorHAnsi" w:hAnsiTheme="majorHAnsi"/>
          <w:b/>
          <w:sz w:val="24"/>
          <w:szCs w:val="24"/>
        </w:rPr>
        <w:t xml:space="preserve">Oklahoma, </w:t>
      </w:r>
      <w:ins w:id="20" w:author="David Hoff" w:date="2016-04-12T11:08:00Z">
        <w:r w:rsidR="00C63718" w:rsidRPr="002C427B">
          <w:rPr>
            <w:rFonts w:asciiTheme="majorHAnsi" w:hAnsiTheme="majorHAnsi"/>
            <w:b/>
            <w:sz w:val="24"/>
            <w:szCs w:val="24"/>
          </w:rPr>
          <w:t xml:space="preserve">Pennsylvania, </w:t>
        </w:r>
      </w:ins>
      <w:r w:rsidR="008821BA" w:rsidRPr="002C427B">
        <w:rPr>
          <w:rFonts w:asciiTheme="majorHAnsi" w:hAnsiTheme="majorHAnsi"/>
          <w:b/>
          <w:sz w:val="24"/>
          <w:szCs w:val="24"/>
        </w:rPr>
        <w:t xml:space="preserve">Texas, </w:t>
      </w:r>
      <w:r w:rsidR="0062699F" w:rsidRPr="002C427B">
        <w:rPr>
          <w:rFonts w:asciiTheme="majorHAnsi" w:hAnsiTheme="majorHAnsi"/>
          <w:b/>
          <w:sz w:val="24"/>
          <w:szCs w:val="24"/>
        </w:rPr>
        <w:t xml:space="preserve">Utah, </w:t>
      </w:r>
      <w:r w:rsidR="007D1F90" w:rsidRPr="002C427B">
        <w:rPr>
          <w:rFonts w:asciiTheme="majorHAnsi" w:hAnsiTheme="majorHAnsi"/>
          <w:b/>
          <w:sz w:val="24"/>
          <w:szCs w:val="24"/>
        </w:rPr>
        <w:t>Virginia</w:t>
      </w:r>
      <w:r w:rsidR="0062699F" w:rsidRPr="002C427B">
        <w:rPr>
          <w:rFonts w:asciiTheme="majorHAnsi" w:hAnsiTheme="majorHAnsi"/>
          <w:b/>
          <w:sz w:val="24"/>
          <w:szCs w:val="24"/>
        </w:rPr>
        <w:t xml:space="preserve">, </w:t>
      </w:r>
      <w:r w:rsidR="00C739C6" w:rsidRPr="002C427B">
        <w:rPr>
          <w:rFonts w:asciiTheme="majorHAnsi" w:hAnsiTheme="majorHAnsi"/>
          <w:sz w:val="24"/>
          <w:szCs w:val="24"/>
        </w:rPr>
        <w:t>and</w:t>
      </w:r>
      <w:r w:rsidR="0062699F" w:rsidRPr="002C427B">
        <w:rPr>
          <w:rFonts w:asciiTheme="majorHAnsi" w:hAnsiTheme="majorHAnsi"/>
          <w:b/>
          <w:sz w:val="24"/>
          <w:szCs w:val="24"/>
        </w:rPr>
        <w:t xml:space="preserve"> Wyoming</w:t>
      </w:r>
      <w:r w:rsidR="00900F35" w:rsidRPr="002C427B">
        <w:rPr>
          <w:rFonts w:asciiTheme="majorHAnsi" w:hAnsiTheme="majorHAnsi"/>
          <w:b/>
          <w:sz w:val="24"/>
          <w:szCs w:val="24"/>
        </w:rPr>
        <w:t xml:space="preserve">. </w:t>
      </w:r>
      <w:r w:rsidR="00900F35" w:rsidRPr="002C427B">
        <w:rPr>
          <w:rFonts w:asciiTheme="majorHAnsi" w:hAnsiTheme="majorHAnsi"/>
          <w:sz w:val="24"/>
          <w:szCs w:val="24"/>
        </w:rPr>
        <w:t>The remainder of states</w:t>
      </w:r>
      <w:r w:rsidR="00773A2E" w:rsidRPr="002C427B">
        <w:rPr>
          <w:rFonts w:asciiTheme="majorHAnsi" w:hAnsiTheme="majorHAnsi"/>
          <w:sz w:val="24"/>
          <w:szCs w:val="24"/>
        </w:rPr>
        <w:t>’</w:t>
      </w:r>
      <w:r w:rsidR="00900F35" w:rsidRPr="002C427B">
        <w:rPr>
          <w:rFonts w:asciiTheme="majorHAnsi" w:hAnsiTheme="majorHAnsi"/>
          <w:sz w:val="24"/>
          <w:szCs w:val="24"/>
        </w:rPr>
        <w:t xml:space="preserve"> </w:t>
      </w:r>
      <w:r w:rsidR="00216A2F" w:rsidRPr="002C427B">
        <w:rPr>
          <w:rFonts w:asciiTheme="majorHAnsi" w:hAnsiTheme="majorHAnsi"/>
          <w:sz w:val="24"/>
          <w:szCs w:val="24"/>
        </w:rPr>
        <w:t xml:space="preserve">policies are </w:t>
      </w:r>
      <w:r w:rsidR="00900F35" w:rsidRPr="002C427B">
        <w:rPr>
          <w:rFonts w:asciiTheme="majorHAnsi" w:hAnsiTheme="majorHAnsi"/>
          <w:sz w:val="24"/>
          <w:szCs w:val="24"/>
        </w:rPr>
        <w:lastRenderedPageBreak/>
        <w:t>focus</w:t>
      </w:r>
      <w:r w:rsidR="00216A2F" w:rsidRPr="002C427B">
        <w:rPr>
          <w:rFonts w:asciiTheme="majorHAnsi" w:hAnsiTheme="majorHAnsi"/>
          <w:sz w:val="24"/>
          <w:szCs w:val="24"/>
        </w:rPr>
        <w:t>ed</w:t>
      </w:r>
      <w:r w:rsidR="00900F35" w:rsidRPr="002C427B">
        <w:rPr>
          <w:rFonts w:asciiTheme="majorHAnsi" w:hAnsiTheme="majorHAnsi"/>
          <w:sz w:val="24"/>
          <w:szCs w:val="24"/>
        </w:rPr>
        <w:t xml:space="preserve"> exclusively on individuals with intellectual and developmental disabilities</w:t>
      </w:r>
      <w:r w:rsidR="005F5DCD" w:rsidRPr="002C427B">
        <w:rPr>
          <w:rFonts w:asciiTheme="majorHAnsi" w:hAnsiTheme="majorHAnsi"/>
          <w:sz w:val="24"/>
          <w:szCs w:val="24"/>
        </w:rPr>
        <w:t xml:space="preserve">: </w:t>
      </w:r>
      <w:r w:rsidR="005F5DCD" w:rsidRPr="002C427B">
        <w:rPr>
          <w:rFonts w:asciiTheme="majorHAnsi" w:hAnsiTheme="majorHAnsi"/>
          <w:b/>
          <w:sz w:val="24"/>
          <w:szCs w:val="24"/>
        </w:rPr>
        <w:t>California, Colorado, Connecticut, Louisiana, Maryland, Massa</w:t>
      </w:r>
      <w:r w:rsidR="005B2FBE" w:rsidRPr="002C427B">
        <w:rPr>
          <w:rFonts w:asciiTheme="majorHAnsi" w:hAnsiTheme="majorHAnsi"/>
          <w:b/>
          <w:sz w:val="24"/>
          <w:szCs w:val="24"/>
        </w:rPr>
        <w:t>chusetts, Missouri,</w:t>
      </w:r>
      <w:r w:rsidR="005F5DCD" w:rsidRPr="002C427B">
        <w:rPr>
          <w:rFonts w:asciiTheme="majorHAnsi" w:hAnsiTheme="majorHAnsi"/>
          <w:b/>
          <w:sz w:val="24"/>
          <w:szCs w:val="24"/>
        </w:rPr>
        <w:t xml:space="preserve"> Ohio, </w:t>
      </w:r>
      <w:r w:rsidR="005B2FBE" w:rsidRPr="002C427B">
        <w:rPr>
          <w:rFonts w:asciiTheme="majorHAnsi" w:hAnsiTheme="majorHAnsi"/>
          <w:b/>
          <w:sz w:val="24"/>
          <w:szCs w:val="24"/>
        </w:rPr>
        <w:t xml:space="preserve">Oregon, </w:t>
      </w:r>
      <w:del w:id="21" w:author="David Hoff" w:date="2016-04-12T15:54:00Z">
        <w:r w:rsidR="005F5DCD" w:rsidRPr="002C427B" w:rsidDel="00607D0E">
          <w:rPr>
            <w:rFonts w:asciiTheme="majorHAnsi" w:hAnsiTheme="majorHAnsi"/>
            <w:b/>
            <w:sz w:val="24"/>
            <w:szCs w:val="24"/>
          </w:rPr>
          <w:delText xml:space="preserve">Pennsylvania, </w:delText>
        </w:r>
      </w:del>
      <w:r w:rsidR="001916EC" w:rsidRPr="002C427B">
        <w:rPr>
          <w:rFonts w:asciiTheme="majorHAnsi" w:hAnsiTheme="majorHAnsi"/>
          <w:b/>
          <w:sz w:val="24"/>
          <w:szCs w:val="24"/>
        </w:rPr>
        <w:t xml:space="preserve">Rhode Island, </w:t>
      </w:r>
      <w:r w:rsidR="00CC1EAB" w:rsidRPr="002C427B">
        <w:rPr>
          <w:rFonts w:asciiTheme="majorHAnsi" w:hAnsiTheme="majorHAnsi"/>
          <w:b/>
          <w:sz w:val="24"/>
          <w:szCs w:val="24"/>
        </w:rPr>
        <w:t>South Carolina,</w:t>
      </w:r>
      <w:r w:rsidR="007D1F90" w:rsidRPr="002C427B">
        <w:rPr>
          <w:rFonts w:asciiTheme="majorHAnsi" w:hAnsiTheme="majorHAnsi"/>
          <w:b/>
          <w:sz w:val="24"/>
          <w:szCs w:val="24"/>
        </w:rPr>
        <w:t xml:space="preserve"> </w:t>
      </w:r>
      <w:r w:rsidR="005F5DCD" w:rsidRPr="002C427B">
        <w:rPr>
          <w:rFonts w:asciiTheme="majorHAnsi" w:hAnsiTheme="majorHAnsi"/>
          <w:b/>
          <w:sz w:val="24"/>
          <w:szCs w:val="24"/>
        </w:rPr>
        <w:t>Tenn</w:t>
      </w:r>
      <w:r w:rsidR="005B2FBE" w:rsidRPr="002C427B">
        <w:rPr>
          <w:rFonts w:asciiTheme="majorHAnsi" w:hAnsiTheme="majorHAnsi"/>
          <w:b/>
          <w:sz w:val="24"/>
          <w:szCs w:val="24"/>
        </w:rPr>
        <w:t>essee,</w:t>
      </w:r>
      <w:r w:rsidR="005F5DCD" w:rsidRPr="002C427B">
        <w:rPr>
          <w:rFonts w:asciiTheme="majorHAnsi" w:hAnsiTheme="majorHAnsi"/>
          <w:b/>
          <w:sz w:val="24"/>
          <w:szCs w:val="24"/>
        </w:rPr>
        <w:t xml:space="preserve"> </w:t>
      </w:r>
      <w:r w:rsidR="00C739C6" w:rsidRPr="002C427B">
        <w:rPr>
          <w:rFonts w:asciiTheme="majorHAnsi" w:hAnsiTheme="majorHAnsi"/>
          <w:sz w:val="24"/>
          <w:szCs w:val="24"/>
        </w:rPr>
        <w:t xml:space="preserve">and </w:t>
      </w:r>
      <w:r w:rsidR="005F5DCD" w:rsidRPr="002C427B">
        <w:rPr>
          <w:rFonts w:asciiTheme="majorHAnsi" w:hAnsiTheme="majorHAnsi"/>
          <w:b/>
          <w:sz w:val="24"/>
          <w:szCs w:val="24"/>
        </w:rPr>
        <w:t>Washington.</w:t>
      </w:r>
      <w:r w:rsidR="00B203BF" w:rsidRPr="002C427B">
        <w:rPr>
          <w:rFonts w:asciiTheme="majorHAnsi" w:hAnsiTheme="majorHAnsi"/>
          <w:sz w:val="24"/>
          <w:szCs w:val="24"/>
        </w:rPr>
        <w:t xml:space="preserve"> (Oklahoma’s legi</w:t>
      </w:r>
      <w:r w:rsidR="00C146DE" w:rsidRPr="002C427B">
        <w:rPr>
          <w:rFonts w:asciiTheme="majorHAnsi" w:hAnsiTheme="majorHAnsi"/>
          <w:sz w:val="24"/>
          <w:szCs w:val="24"/>
        </w:rPr>
        <w:t>slation is cross-disability</w:t>
      </w:r>
      <w:r w:rsidR="00773A2E" w:rsidRPr="002C427B">
        <w:rPr>
          <w:rFonts w:asciiTheme="majorHAnsi" w:hAnsiTheme="majorHAnsi"/>
          <w:sz w:val="24"/>
          <w:szCs w:val="24"/>
        </w:rPr>
        <w:t>, and</w:t>
      </w:r>
      <w:r w:rsidR="00C146DE" w:rsidRPr="002C427B">
        <w:rPr>
          <w:rFonts w:asciiTheme="majorHAnsi" w:hAnsiTheme="majorHAnsi"/>
          <w:sz w:val="24"/>
          <w:szCs w:val="24"/>
        </w:rPr>
        <w:t xml:space="preserve"> it</w:t>
      </w:r>
      <w:r w:rsidR="00B203BF" w:rsidRPr="002C427B">
        <w:rPr>
          <w:rFonts w:asciiTheme="majorHAnsi" w:hAnsiTheme="majorHAnsi"/>
          <w:sz w:val="24"/>
          <w:szCs w:val="24"/>
        </w:rPr>
        <w:t>s policy directive is specific to individuals with intellectual and developmental disabilities.)</w:t>
      </w:r>
    </w:p>
    <w:p w14:paraId="48017E0A" w14:textId="160018CD" w:rsidR="00285ABD" w:rsidRPr="002C427B" w:rsidDel="00607D0E" w:rsidRDefault="001A4998" w:rsidP="001664DB">
      <w:pPr>
        <w:pStyle w:val="bodytext"/>
        <w:spacing w:line="240" w:lineRule="auto"/>
        <w:ind w:left="360"/>
        <w:rPr>
          <w:del w:id="22" w:author="David Hoff" w:date="2016-04-12T15:55:00Z"/>
          <w:rFonts w:asciiTheme="majorHAnsi" w:hAnsiTheme="majorHAnsi"/>
          <w:sz w:val="24"/>
          <w:szCs w:val="24"/>
        </w:rPr>
      </w:pPr>
      <w:r w:rsidRPr="002C427B">
        <w:rPr>
          <w:rFonts w:asciiTheme="majorHAnsi" w:hAnsiTheme="majorHAnsi"/>
        </w:rPr>
        <w:t>In addition to t</w:t>
      </w:r>
      <w:r w:rsidR="00C146DE" w:rsidRPr="002C427B">
        <w:rPr>
          <w:rFonts w:asciiTheme="majorHAnsi" w:hAnsiTheme="majorHAnsi"/>
        </w:rPr>
        <w:t>he 3</w:t>
      </w:r>
      <w:ins w:id="23" w:author="David Hoff" w:date="2016-04-12T19:15:00Z">
        <w:r w:rsidR="0027285D" w:rsidRPr="002C427B">
          <w:rPr>
            <w:rFonts w:asciiTheme="majorHAnsi" w:hAnsiTheme="majorHAnsi"/>
          </w:rPr>
          <w:t>1</w:t>
        </w:r>
      </w:ins>
      <w:del w:id="24" w:author="David Hoff" w:date="2016-04-12T19:15:00Z">
        <w:r w:rsidR="00C146DE" w:rsidRPr="002C427B" w:rsidDel="0027285D">
          <w:rPr>
            <w:rFonts w:asciiTheme="majorHAnsi" w:hAnsiTheme="majorHAnsi"/>
          </w:rPr>
          <w:delText>0</w:delText>
        </w:r>
      </w:del>
      <w:r w:rsidR="005B2FBE" w:rsidRPr="002C427B">
        <w:rPr>
          <w:rFonts w:asciiTheme="majorHAnsi" w:hAnsiTheme="majorHAnsi"/>
        </w:rPr>
        <w:t xml:space="preserve"> states with Employment First policies, t</w:t>
      </w:r>
      <w:r w:rsidR="00A01546" w:rsidRPr="002C427B">
        <w:rPr>
          <w:rFonts w:asciiTheme="majorHAnsi" w:hAnsiTheme="majorHAnsi"/>
        </w:rPr>
        <w:t xml:space="preserve">he </w:t>
      </w:r>
      <w:r w:rsidR="000C55B8" w:rsidRPr="002C427B">
        <w:rPr>
          <w:rFonts w:asciiTheme="majorHAnsi" w:hAnsiTheme="majorHAnsi"/>
        </w:rPr>
        <w:t>other</w:t>
      </w:r>
      <w:r w:rsidR="00C146DE" w:rsidRPr="002C427B">
        <w:rPr>
          <w:rFonts w:asciiTheme="majorHAnsi" w:hAnsiTheme="majorHAnsi"/>
        </w:rPr>
        <w:t xml:space="preserve"> </w:t>
      </w:r>
      <w:ins w:id="25" w:author="David Hoff" w:date="2016-04-12T19:15:00Z">
        <w:r w:rsidR="0027285D" w:rsidRPr="002C427B">
          <w:rPr>
            <w:rFonts w:asciiTheme="majorHAnsi" w:hAnsiTheme="majorHAnsi"/>
          </w:rPr>
          <w:t>19</w:t>
        </w:r>
      </w:ins>
      <w:del w:id="26" w:author="David Hoff" w:date="2016-04-12T19:15:00Z">
        <w:r w:rsidR="00C146DE" w:rsidRPr="002C427B" w:rsidDel="0027285D">
          <w:rPr>
            <w:rFonts w:asciiTheme="majorHAnsi" w:hAnsiTheme="majorHAnsi"/>
          </w:rPr>
          <w:delText>20</w:delText>
        </w:r>
      </w:del>
      <w:r w:rsidR="00A45370" w:rsidRPr="002C427B">
        <w:rPr>
          <w:rFonts w:asciiTheme="majorHAnsi" w:hAnsiTheme="majorHAnsi"/>
        </w:rPr>
        <w:t xml:space="preserve"> states on this list </w:t>
      </w:r>
      <w:r w:rsidR="00A01546" w:rsidRPr="002C427B">
        <w:rPr>
          <w:rFonts w:asciiTheme="majorHAnsi" w:hAnsiTheme="majorHAnsi"/>
          <w:b/>
        </w:rPr>
        <w:t>(</w:t>
      </w:r>
      <w:r w:rsidR="00EB44E3" w:rsidRPr="002C427B">
        <w:rPr>
          <w:rFonts w:asciiTheme="majorHAnsi" w:hAnsiTheme="majorHAnsi"/>
          <w:b/>
        </w:rPr>
        <w:t xml:space="preserve">Alabama, </w:t>
      </w:r>
      <w:r w:rsidR="00B10B89" w:rsidRPr="002C427B">
        <w:rPr>
          <w:rFonts w:asciiTheme="majorHAnsi" w:hAnsiTheme="majorHAnsi"/>
          <w:b/>
        </w:rPr>
        <w:t>Arizona</w:t>
      </w:r>
      <w:r w:rsidR="00410BD5" w:rsidRPr="002C427B">
        <w:rPr>
          <w:rFonts w:asciiTheme="majorHAnsi" w:hAnsiTheme="majorHAnsi"/>
          <w:b/>
        </w:rPr>
        <w:t>,</w:t>
      </w:r>
      <w:r w:rsidR="00D33BCF" w:rsidRPr="002C427B">
        <w:rPr>
          <w:rFonts w:asciiTheme="majorHAnsi" w:hAnsiTheme="majorHAnsi"/>
          <w:b/>
        </w:rPr>
        <w:t xml:space="preserve"> </w:t>
      </w:r>
      <w:r w:rsidR="00A01546" w:rsidRPr="002C427B">
        <w:rPr>
          <w:rFonts w:asciiTheme="majorHAnsi" w:hAnsiTheme="majorHAnsi"/>
          <w:b/>
        </w:rPr>
        <w:t>Ge</w:t>
      </w:r>
      <w:r w:rsidR="0019527C" w:rsidRPr="002C427B">
        <w:rPr>
          <w:rFonts w:asciiTheme="majorHAnsi" w:hAnsiTheme="majorHAnsi"/>
          <w:b/>
        </w:rPr>
        <w:t xml:space="preserve">orgia, </w:t>
      </w:r>
      <w:r w:rsidR="00B203BF" w:rsidRPr="002C427B">
        <w:rPr>
          <w:rFonts w:asciiTheme="majorHAnsi" w:hAnsiTheme="majorHAnsi"/>
          <w:b/>
        </w:rPr>
        <w:t xml:space="preserve">Hawaii, </w:t>
      </w:r>
      <w:r w:rsidR="00C42A2F" w:rsidRPr="002C427B">
        <w:rPr>
          <w:rFonts w:asciiTheme="majorHAnsi" w:hAnsiTheme="majorHAnsi"/>
          <w:b/>
        </w:rPr>
        <w:t xml:space="preserve">Idaho, </w:t>
      </w:r>
      <w:r w:rsidR="00A07B4F" w:rsidRPr="002C427B">
        <w:rPr>
          <w:rFonts w:asciiTheme="majorHAnsi" w:hAnsiTheme="majorHAnsi"/>
          <w:b/>
        </w:rPr>
        <w:t xml:space="preserve">Indiana, Iowa, </w:t>
      </w:r>
      <w:r w:rsidR="00B737F3" w:rsidRPr="002C427B">
        <w:rPr>
          <w:rFonts w:asciiTheme="majorHAnsi" w:hAnsiTheme="majorHAnsi"/>
          <w:b/>
        </w:rPr>
        <w:t xml:space="preserve">Kentucky, </w:t>
      </w:r>
      <w:del w:id="27" w:author="David Hoff" w:date="2016-04-12T19:15:00Z">
        <w:r w:rsidR="0025179A" w:rsidRPr="002C427B" w:rsidDel="0027285D">
          <w:rPr>
            <w:rFonts w:asciiTheme="majorHAnsi" w:hAnsiTheme="majorHAnsi"/>
            <w:b/>
          </w:rPr>
          <w:delText>Michigan</w:delText>
        </w:r>
        <w:r w:rsidR="00A01546" w:rsidRPr="002C427B" w:rsidDel="0027285D">
          <w:rPr>
            <w:rFonts w:asciiTheme="majorHAnsi" w:hAnsiTheme="majorHAnsi"/>
            <w:b/>
          </w:rPr>
          <w:delText xml:space="preserve">, </w:delText>
        </w:r>
      </w:del>
      <w:r w:rsidR="00D33BCF" w:rsidRPr="002C427B">
        <w:rPr>
          <w:rFonts w:asciiTheme="majorHAnsi" w:hAnsiTheme="majorHAnsi"/>
          <w:b/>
        </w:rPr>
        <w:t xml:space="preserve">Montana, </w:t>
      </w:r>
      <w:r w:rsidR="00DC0578" w:rsidRPr="002C427B">
        <w:rPr>
          <w:rFonts w:asciiTheme="majorHAnsi" w:hAnsiTheme="majorHAnsi"/>
          <w:b/>
        </w:rPr>
        <w:t xml:space="preserve">Nevada, </w:t>
      </w:r>
      <w:r w:rsidR="00C146DE" w:rsidRPr="002C427B">
        <w:rPr>
          <w:rFonts w:asciiTheme="majorHAnsi" w:hAnsiTheme="majorHAnsi"/>
          <w:b/>
        </w:rPr>
        <w:t xml:space="preserve">New Hampshire, </w:t>
      </w:r>
      <w:r w:rsidR="00A01546" w:rsidRPr="002C427B">
        <w:rPr>
          <w:rFonts w:asciiTheme="majorHAnsi" w:hAnsiTheme="majorHAnsi"/>
          <w:b/>
        </w:rPr>
        <w:t>New Mexico, New York</w:t>
      </w:r>
      <w:r w:rsidR="008821BA" w:rsidRPr="002C427B">
        <w:rPr>
          <w:rFonts w:asciiTheme="majorHAnsi" w:hAnsiTheme="majorHAnsi"/>
          <w:b/>
        </w:rPr>
        <w:t xml:space="preserve">, North Carolina, </w:t>
      </w:r>
      <w:r w:rsidR="001A7F37" w:rsidRPr="002C427B">
        <w:rPr>
          <w:rFonts w:asciiTheme="majorHAnsi" w:hAnsiTheme="majorHAnsi"/>
          <w:b/>
        </w:rPr>
        <w:t xml:space="preserve">North Dakota, </w:t>
      </w:r>
      <w:r w:rsidR="00C51E9F" w:rsidRPr="002C427B">
        <w:rPr>
          <w:rFonts w:asciiTheme="majorHAnsi" w:hAnsiTheme="majorHAnsi"/>
          <w:b/>
        </w:rPr>
        <w:t xml:space="preserve">South Dakota, </w:t>
      </w:r>
      <w:r w:rsidR="008722EE" w:rsidRPr="002C427B">
        <w:rPr>
          <w:rFonts w:asciiTheme="majorHAnsi" w:hAnsiTheme="majorHAnsi"/>
          <w:b/>
        </w:rPr>
        <w:t>Vermont,</w:t>
      </w:r>
      <w:r w:rsidR="00C146DE" w:rsidRPr="002C427B">
        <w:rPr>
          <w:rFonts w:asciiTheme="majorHAnsi" w:hAnsiTheme="majorHAnsi"/>
          <w:b/>
        </w:rPr>
        <w:t xml:space="preserve"> West Virginia</w:t>
      </w:r>
      <w:r w:rsidR="005940D5" w:rsidRPr="002C427B">
        <w:rPr>
          <w:rFonts w:asciiTheme="majorHAnsi" w:hAnsiTheme="majorHAnsi"/>
          <w:b/>
        </w:rPr>
        <w:t xml:space="preserve">, </w:t>
      </w:r>
      <w:r w:rsidR="00C739C6" w:rsidRPr="002C427B">
        <w:rPr>
          <w:rFonts w:asciiTheme="majorHAnsi" w:hAnsiTheme="majorHAnsi"/>
        </w:rPr>
        <w:t>and</w:t>
      </w:r>
      <w:r w:rsidR="008722EE" w:rsidRPr="002C427B">
        <w:rPr>
          <w:rFonts w:asciiTheme="majorHAnsi" w:hAnsiTheme="majorHAnsi"/>
          <w:b/>
        </w:rPr>
        <w:t xml:space="preserve"> </w:t>
      </w:r>
      <w:r w:rsidR="00A01546" w:rsidRPr="002C427B">
        <w:rPr>
          <w:rFonts w:asciiTheme="majorHAnsi" w:hAnsiTheme="majorHAnsi"/>
          <w:b/>
        </w:rPr>
        <w:t xml:space="preserve">Wisconsin) </w:t>
      </w:r>
      <w:r w:rsidR="00A45370" w:rsidRPr="002C427B">
        <w:rPr>
          <w:rFonts w:asciiTheme="majorHAnsi" w:hAnsiTheme="majorHAnsi"/>
        </w:rPr>
        <w:t xml:space="preserve">have Employment First efforts and initiatives underway, but </w:t>
      </w:r>
      <w:r w:rsidR="005E64FA" w:rsidRPr="002C427B">
        <w:rPr>
          <w:rFonts w:asciiTheme="majorHAnsi" w:hAnsiTheme="majorHAnsi"/>
        </w:rPr>
        <w:t>no</w:t>
      </w:r>
      <w:r w:rsidR="00A45370" w:rsidRPr="002C427B">
        <w:rPr>
          <w:rFonts w:asciiTheme="majorHAnsi" w:hAnsiTheme="majorHAnsi"/>
        </w:rPr>
        <w:t xml:space="preserve"> official</w:t>
      </w:r>
      <w:r w:rsidR="005E64FA" w:rsidRPr="002C427B">
        <w:rPr>
          <w:rFonts w:asciiTheme="majorHAnsi" w:hAnsiTheme="majorHAnsi"/>
        </w:rPr>
        <w:t xml:space="preserve"> Employment First policy has</w:t>
      </w:r>
      <w:r w:rsidR="007D1F90" w:rsidRPr="002C427B">
        <w:rPr>
          <w:rFonts w:asciiTheme="majorHAnsi" w:hAnsiTheme="majorHAnsi"/>
        </w:rPr>
        <w:t xml:space="preserve"> been issued </w:t>
      </w:r>
      <w:r w:rsidR="004821C9" w:rsidRPr="002C427B">
        <w:rPr>
          <w:rFonts w:asciiTheme="majorHAnsi" w:hAnsiTheme="majorHAnsi"/>
        </w:rPr>
        <w:t>stating</w:t>
      </w:r>
      <w:r w:rsidR="004F666E" w:rsidRPr="002C427B">
        <w:rPr>
          <w:rFonts w:asciiTheme="majorHAnsi" w:hAnsiTheme="majorHAnsi"/>
        </w:rPr>
        <w:t xml:space="preserve"> that integrated employment i</w:t>
      </w:r>
      <w:r w:rsidR="007D1F90" w:rsidRPr="002C427B">
        <w:rPr>
          <w:rFonts w:asciiTheme="majorHAnsi" w:hAnsiTheme="majorHAnsi"/>
        </w:rPr>
        <w:t xml:space="preserve">s the preferred service option. </w:t>
      </w:r>
      <w:r w:rsidR="00C146DE" w:rsidRPr="002C427B">
        <w:rPr>
          <w:rFonts w:asciiTheme="majorHAnsi" w:hAnsiTheme="majorHAnsi"/>
        </w:rPr>
        <w:t xml:space="preserve">These </w:t>
      </w:r>
      <w:r w:rsidR="00537D0C" w:rsidRPr="002C427B">
        <w:rPr>
          <w:rFonts w:asciiTheme="majorHAnsi" w:hAnsiTheme="majorHAnsi"/>
        </w:rPr>
        <w:t xml:space="preserve">states </w:t>
      </w:r>
      <w:r w:rsidR="00C146DE" w:rsidRPr="002C427B">
        <w:rPr>
          <w:rFonts w:asciiTheme="majorHAnsi" w:hAnsiTheme="majorHAnsi"/>
        </w:rPr>
        <w:t>vary in their level of activity</w:t>
      </w:r>
      <w:r w:rsidR="00537D0C" w:rsidRPr="002C427B">
        <w:rPr>
          <w:rFonts w:asciiTheme="majorHAnsi" w:hAnsiTheme="majorHAnsi"/>
        </w:rPr>
        <w:t>,</w:t>
      </w:r>
      <w:r w:rsidR="00C146DE" w:rsidRPr="002C427B">
        <w:rPr>
          <w:rFonts w:asciiTheme="majorHAnsi" w:hAnsiTheme="majorHAnsi"/>
        </w:rPr>
        <w:t xml:space="preserve"> ranging from initial expressions of interest in Employment First with limited follow-up, to robust systems change efforts. </w:t>
      </w:r>
    </w:p>
    <w:p w14:paraId="64826608" w14:textId="1ED948EB" w:rsidR="00A01546" w:rsidRPr="002C427B" w:rsidRDefault="004821C9" w:rsidP="00C0512D">
      <w:pPr>
        <w:pStyle w:val="bodytext"/>
        <w:spacing w:line="240" w:lineRule="auto"/>
        <w:ind w:left="360"/>
        <w:rPr>
          <w:rFonts w:asciiTheme="majorHAnsi" w:hAnsiTheme="majorHAnsi"/>
          <w:sz w:val="24"/>
          <w:szCs w:val="24"/>
        </w:rPr>
      </w:pPr>
      <w:r w:rsidRPr="002C427B">
        <w:rPr>
          <w:rFonts w:asciiTheme="majorHAnsi" w:hAnsiTheme="majorHAnsi"/>
          <w:sz w:val="24"/>
          <w:szCs w:val="24"/>
        </w:rPr>
        <w:t>In terms of specific activities</w:t>
      </w:r>
      <w:ins w:id="28" w:author="David Hoff" w:date="2016-04-12T15:55:00Z">
        <w:r w:rsidR="00607D0E" w:rsidRPr="002C427B">
          <w:rPr>
            <w:rFonts w:asciiTheme="majorHAnsi" w:hAnsiTheme="majorHAnsi"/>
            <w:sz w:val="24"/>
            <w:szCs w:val="24"/>
          </w:rPr>
          <w:t xml:space="preserve"> in some of these states</w:t>
        </w:r>
      </w:ins>
      <w:r w:rsidRPr="002C427B">
        <w:rPr>
          <w:rFonts w:asciiTheme="majorHAnsi" w:hAnsiTheme="majorHAnsi"/>
          <w:sz w:val="24"/>
          <w:szCs w:val="24"/>
        </w:rPr>
        <w:t xml:space="preserve">, </w:t>
      </w:r>
      <w:r w:rsidR="005D28C9" w:rsidRPr="002C427B">
        <w:rPr>
          <w:rFonts w:asciiTheme="majorHAnsi" w:hAnsiTheme="majorHAnsi"/>
          <w:b/>
          <w:sz w:val="24"/>
          <w:szCs w:val="24"/>
        </w:rPr>
        <w:t>New York</w:t>
      </w:r>
      <w:r w:rsidR="005D28C9" w:rsidRPr="002C427B">
        <w:rPr>
          <w:rFonts w:asciiTheme="majorHAnsi" w:hAnsiTheme="majorHAnsi"/>
          <w:sz w:val="24"/>
          <w:szCs w:val="24"/>
        </w:rPr>
        <w:t xml:space="preserve"> has a September 2014 </w:t>
      </w:r>
      <w:r w:rsidR="00537D0C" w:rsidRPr="002C427B">
        <w:rPr>
          <w:rFonts w:asciiTheme="majorHAnsi" w:hAnsiTheme="majorHAnsi"/>
          <w:sz w:val="24"/>
          <w:szCs w:val="24"/>
        </w:rPr>
        <w:t>e</w:t>
      </w:r>
      <w:r w:rsidR="005D28C9" w:rsidRPr="002C427B">
        <w:rPr>
          <w:rFonts w:asciiTheme="majorHAnsi" w:hAnsiTheme="majorHAnsi"/>
          <w:sz w:val="24"/>
          <w:szCs w:val="24"/>
        </w:rPr>
        <w:t xml:space="preserve">xecutive </w:t>
      </w:r>
      <w:r w:rsidR="00537D0C" w:rsidRPr="002C427B">
        <w:rPr>
          <w:rFonts w:asciiTheme="majorHAnsi" w:hAnsiTheme="majorHAnsi"/>
          <w:sz w:val="24"/>
          <w:szCs w:val="24"/>
        </w:rPr>
        <w:t>o</w:t>
      </w:r>
      <w:r w:rsidR="005D28C9" w:rsidRPr="002C427B">
        <w:rPr>
          <w:rFonts w:asciiTheme="majorHAnsi" w:hAnsiTheme="majorHAnsi"/>
          <w:sz w:val="24"/>
          <w:szCs w:val="24"/>
        </w:rPr>
        <w:t xml:space="preserve">rder that mandates the development of an Employment First policy. </w:t>
      </w:r>
      <w:r w:rsidR="00C475C9" w:rsidRPr="002C427B">
        <w:rPr>
          <w:rFonts w:asciiTheme="majorHAnsi" w:hAnsiTheme="majorHAnsi"/>
          <w:b/>
          <w:sz w:val="24"/>
          <w:szCs w:val="24"/>
        </w:rPr>
        <w:t>Nevada</w:t>
      </w:r>
      <w:r w:rsidR="00C475C9" w:rsidRPr="002C427B">
        <w:rPr>
          <w:rFonts w:asciiTheme="majorHAnsi" w:hAnsiTheme="majorHAnsi"/>
          <w:sz w:val="24"/>
          <w:szCs w:val="24"/>
        </w:rPr>
        <w:t xml:space="preserve"> has an </w:t>
      </w:r>
      <w:r w:rsidR="00537D0C" w:rsidRPr="002C427B">
        <w:rPr>
          <w:rFonts w:asciiTheme="majorHAnsi" w:hAnsiTheme="majorHAnsi"/>
          <w:sz w:val="24"/>
          <w:szCs w:val="24"/>
        </w:rPr>
        <w:t>e</w:t>
      </w:r>
      <w:r w:rsidR="00C475C9" w:rsidRPr="002C427B">
        <w:rPr>
          <w:rFonts w:asciiTheme="majorHAnsi" w:hAnsiTheme="majorHAnsi"/>
          <w:sz w:val="24"/>
          <w:szCs w:val="24"/>
        </w:rPr>
        <w:t xml:space="preserve">xecutive </w:t>
      </w:r>
      <w:r w:rsidR="00537D0C" w:rsidRPr="002C427B">
        <w:rPr>
          <w:rFonts w:asciiTheme="majorHAnsi" w:hAnsiTheme="majorHAnsi"/>
          <w:sz w:val="24"/>
          <w:szCs w:val="24"/>
        </w:rPr>
        <w:t>o</w:t>
      </w:r>
      <w:r w:rsidR="00C475C9" w:rsidRPr="002C427B">
        <w:rPr>
          <w:rFonts w:asciiTheme="majorHAnsi" w:hAnsiTheme="majorHAnsi"/>
          <w:sz w:val="24"/>
          <w:szCs w:val="24"/>
        </w:rPr>
        <w:t xml:space="preserve">rder establishing a </w:t>
      </w:r>
      <w:r w:rsidR="00537D0C" w:rsidRPr="002C427B">
        <w:rPr>
          <w:rFonts w:asciiTheme="majorHAnsi" w:hAnsiTheme="majorHAnsi"/>
          <w:sz w:val="24"/>
          <w:szCs w:val="24"/>
        </w:rPr>
        <w:t>g</w:t>
      </w:r>
      <w:r w:rsidR="00C475C9" w:rsidRPr="002C427B">
        <w:rPr>
          <w:rFonts w:asciiTheme="majorHAnsi" w:hAnsiTheme="majorHAnsi"/>
          <w:sz w:val="24"/>
          <w:szCs w:val="24"/>
        </w:rPr>
        <w:t xml:space="preserve">overnor’s </w:t>
      </w:r>
      <w:r w:rsidR="00537D0C" w:rsidRPr="002C427B">
        <w:rPr>
          <w:rFonts w:asciiTheme="majorHAnsi" w:hAnsiTheme="majorHAnsi"/>
          <w:sz w:val="24"/>
          <w:szCs w:val="24"/>
        </w:rPr>
        <w:t>t</w:t>
      </w:r>
      <w:r w:rsidR="00C475C9" w:rsidRPr="002C427B">
        <w:rPr>
          <w:rFonts w:asciiTheme="majorHAnsi" w:hAnsiTheme="majorHAnsi"/>
          <w:sz w:val="24"/>
          <w:szCs w:val="24"/>
        </w:rPr>
        <w:t xml:space="preserve">askforce on </w:t>
      </w:r>
      <w:r w:rsidR="00537D0C" w:rsidRPr="002C427B">
        <w:rPr>
          <w:rFonts w:asciiTheme="majorHAnsi" w:hAnsiTheme="majorHAnsi"/>
          <w:sz w:val="24"/>
          <w:szCs w:val="24"/>
        </w:rPr>
        <w:t>i</w:t>
      </w:r>
      <w:r w:rsidR="00C475C9" w:rsidRPr="002C427B">
        <w:rPr>
          <w:rFonts w:asciiTheme="majorHAnsi" w:hAnsiTheme="majorHAnsi"/>
          <w:sz w:val="24"/>
          <w:szCs w:val="24"/>
        </w:rPr>
        <w:t xml:space="preserve">ntegrated </w:t>
      </w:r>
      <w:r w:rsidR="00537D0C" w:rsidRPr="002C427B">
        <w:rPr>
          <w:rFonts w:asciiTheme="majorHAnsi" w:hAnsiTheme="majorHAnsi"/>
          <w:sz w:val="24"/>
          <w:szCs w:val="24"/>
        </w:rPr>
        <w:t>e</w:t>
      </w:r>
      <w:r w:rsidR="00C475C9" w:rsidRPr="002C427B">
        <w:rPr>
          <w:rFonts w:asciiTheme="majorHAnsi" w:hAnsiTheme="majorHAnsi"/>
          <w:sz w:val="24"/>
          <w:szCs w:val="24"/>
        </w:rPr>
        <w:t xml:space="preserve">mployment. </w:t>
      </w:r>
      <w:r w:rsidR="00B203BF" w:rsidRPr="002C427B">
        <w:rPr>
          <w:rFonts w:asciiTheme="majorHAnsi" w:hAnsiTheme="majorHAnsi"/>
          <w:sz w:val="24"/>
          <w:szCs w:val="24"/>
        </w:rPr>
        <w:t>Three</w:t>
      </w:r>
      <w:r w:rsidRPr="002C427B">
        <w:rPr>
          <w:rFonts w:asciiTheme="majorHAnsi" w:hAnsiTheme="majorHAnsi"/>
          <w:sz w:val="24"/>
          <w:szCs w:val="24"/>
        </w:rPr>
        <w:t xml:space="preserve"> states (</w:t>
      </w:r>
      <w:r w:rsidR="001F2F3E" w:rsidRPr="002C427B">
        <w:rPr>
          <w:rFonts w:asciiTheme="majorHAnsi" w:hAnsiTheme="majorHAnsi"/>
          <w:b/>
          <w:sz w:val="24"/>
          <w:szCs w:val="24"/>
        </w:rPr>
        <w:t xml:space="preserve">Alabama, </w:t>
      </w:r>
      <w:r w:rsidR="00B203BF" w:rsidRPr="002C427B">
        <w:rPr>
          <w:rFonts w:asciiTheme="majorHAnsi" w:hAnsiTheme="majorHAnsi"/>
          <w:b/>
          <w:sz w:val="24"/>
          <w:szCs w:val="24"/>
        </w:rPr>
        <w:t xml:space="preserve">Hawaii, </w:t>
      </w:r>
      <w:r w:rsidR="00C739C6" w:rsidRPr="002C427B">
        <w:rPr>
          <w:rFonts w:asciiTheme="majorHAnsi" w:hAnsiTheme="majorHAnsi"/>
          <w:sz w:val="24"/>
          <w:szCs w:val="24"/>
        </w:rPr>
        <w:t xml:space="preserve">and </w:t>
      </w:r>
      <w:r w:rsidR="001F2F3E" w:rsidRPr="002C427B">
        <w:rPr>
          <w:rFonts w:asciiTheme="majorHAnsi" w:hAnsiTheme="majorHAnsi"/>
          <w:b/>
          <w:sz w:val="24"/>
          <w:szCs w:val="24"/>
        </w:rPr>
        <w:t>Kentucky</w:t>
      </w:r>
      <w:r w:rsidR="001F2F3E" w:rsidRPr="002C427B">
        <w:rPr>
          <w:rFonts w:asciiTheme="majorHAnsi" w:hAnsiTheme="majorHAnsi"/>
          <w:sz w:val="24"/>
          <w:szCs w:val="24"/>
        </w:rPr>
        <w:t>)</w:t>
      </w:r>
      <w:r w:rsidR="001F2F3E" w:rsidRPr="002C427B">
        <w:rPr>
          <w:rFonts w:asciiTheme="majorHAnsi" w:hAnsiTheme="majorHAnsi"/>
          <w:b/>
          <w:sz w:val="24"/>
          <w:szCs w:val="24"/>
        </w:rPr>
        <w:t xml:space="preserve"> </w:t>
      </w:r>
      <w:r w:rsidR="001F2F3E" w:rsidRPr="002C427B">
        <w:rPr>
          <w:rFonts w:asciiTheme="majorHAnsi" w:hAnsiTheme="majorHAnsi"/>
          <w:sz w:val="24"/>
          <w:szCs w:val="24"/>
        </w:rPr>
        <w:t xml:space="preserve">have </w:t>
      </w:r>
      <w:r w:rsidRPr="002C427B">
        <w:rPr>
          <w:rFonts w:asciiTheme="majorHAnsi" w:hAnsiTheme="majorHAnsi"/>
          <w:sz w:val="24"/>
          <w:szCs w:val="24"/>
        </w:rPr>
        <w:t xml:space="preserve">Employment First legislation that has been proposed, but hasn’t passed. </w:t>
      </w:r>
      <w:r w:rsidR="005D28C9" w:rsidRPr="002C427B">
        <w:rPr>
          <w:rFonts w:asciiTheme="majorHAnsi" w:hAnsiTheme="majorHAnsi"/>
          <w:b/>
          <w:sz w:val="24"/>
          <w:szCs w:val="24"/>
        </w:rPr>
        <w:t xml:space="preserve">North Dakota </w:t>
      </w:r>
      <w:r w:rsidR="005D28C9" w:rsidRPr="002C427B">
        <w:rPr>
          <w:rFonts w:asciiTheme="majorHAnsi" w:hAnsiTheme="majorHAnsi"/>
          <w:sz w:val="24"/>
          <w:szCs w:val="24"/>
        </w:rPr>
        <w:t xml:space="preserve">passed legislation creating </w:t>
      </w:r>
      <w:r w:rsidR="00C46D0F" w:rsidRPr="002C427B">
        <w:rPr>
          <w:rFonts w:asciiTheme="majorHAnsi" w:hAnsiTheme="majorHAnsi"/>
          <w:sz w:val="24"/>
          <w:szCs w:val="24"/>
        </w:rPr>
        <w:t xml:space="preserve">a </w:t>
      </w:r>
      <w:r w:rsidR="00537D0C" w:rsidRPr="002C427B">
        <w:rPr>
          <w:rFonts w:asciiTheme="majorHAnsi" w:hAnsiTheme="majorHAnsi"/>
          <w:sz w:val="24"/>
          <w:szCs w:val="24"/>
        </w:rPr>
        <w:t>c</w:t>
      </w:r>
      <w:r w:rsidR="00C46D0F" w:rsidRPr="002C427B">
        <w:rPr>
          <w:rFonts w:asciiTheme="majorHAnsi" w:hAnsiTheme="majorHAnsi"/>
          <w:sz w:val="24"/>
          <w:szCs w:val="24"/>
        </w:rPr>
        <w:t xml:space="preserve">ommittee on </w:t>
      </w:r>
      <w:r w:rsidR="00537D0C" w:rsidRPr="002C427B">
        <w:rPr>
          <w:rFonts w:asciiTheme="majorHAnsi" w:hAnsiTheme="majorHAnsi"/>
          <w:sz w:val="24"/>
          <w:szCs w:val="24"/>
        </w:rPr>
        <w:t>e</w:t>
      </w:r>
      <w:r w:rsidR="00C46D0F" w:rsidRPr="002C427B">
        <w:rPr>
          <w:rFonts w:asciiTheme="majorHAnsi" w:hAnsiTheme="majorHAnsi"/>
          <w:sz w:val="24"/>
          <w:szCs w:val="24"/>
        </w:rPr>
        <w:t xml:space="preserve">mployment of </w:t>
      </w:r>
      <w:r w:rsidR="00537D0C" w:rsidRPr="002C427B">
        <w:rPr>
          <w:rFonts w:asciiTheme="majorHAnsi" w:hAnsiTheme="majorHAnsi"/>
          <w:sz w:val="24"/>
          <w:szCs w:val="24"/>
        </w:rPr>
        <w:t>p</w:t>
      </w:r>
      <w:r w:rsidR="00C46D0F" w:rsidRPr="002C427B">
        <w:rPr>
          <w:rFonts w:asciiTheme="majorHAnsi" w:hAnsiTheme="majorHAnsi"/>
          <w:sz w:val="24"/>
          <w:szCs w:val="24"/>
        </w:rPr>
        <w:t xml:space="preserve">eople with </w:t>
      </w:r>
      <w:r w:rsidR="00537D0C" w:rsidRPr="002C427B">
        <w:rPr>
          <w:rFonts w:asciiTheme="majorHAnsi" w:hAnsiTheme="majorHAnsi"/>
          <w:sz w:val="24"/>
          <w:szCs w:val="24"/>
        </w:rPr>
        <w:t>d</w:t>
      </w:r>
      <w:r w:rsidR="00C46D0F" w:rsidRPr="002C427B">
        <w:rPr>
          <w:rFonts w:asciiTheme="majorHAnsi" w:hAnsiTheme="majorHAnsi"/>
          <w:sz w:val="24"/>
          <w:szCs w:val="24"/>
        </w:rPr>
        <w:t>isabilities to support Employment First. However</w:t>
      </w:r>
      <w:r w:rsidR="002D5880" w:rsidRPr="002C427B">
        <w:rPr>
          <w:rFonts w:asciiTheme="majorHAnsi" w:hAnsiTheme="majorHAnsi"/>
          <w:sz w:val="24"/>
          <w:szCs w:val="24"/>
        </w:rPr>
        <w:t>,</w:t>
      </w:r>
      <w:r w:rsidR="00C46D0F" w:rsidRPr="002C427B">
        <w:rPr>
          <w:rFonts w:asciiTheme="majorHAnsi" w:hAnsiTheme="majorHAnsi"/>
          <w:sz w:val="24"/>
          <w:szCs w:val="24"/>
        </w:rPr>
        <w:t xml:space="preserve"> this legislation does not institute Employment First as a policy</w:t>
      </w:r>
      <w:r w:rsidR="00537D0C" w:rsidRPr="002C427B">
        <w:rPr>
          <w:rFonts w:asciiTheme="majorHAnsi" w:hAnsiTheme="majorHAnsi"/>
          <w:sz w:val="24"/>
          <w:szCs w:val="24"/>
        </w:rPr>
        <w:t xml:space="preserve">, </w:t>
      </w:r>
      <w:r w:rsidR="00C46D0F" w:rsidRPr="002C427B">
        <w:rPr>
          <w:rFonts w:asciiTheme="majorHAnsi" w:hAnsiTheme="majorHAnsi"/>
          <w:sz w:val="24"/>
          <w:szCs w:val="24"/>
        </w:rPr>
        <w:t>i.e.,</w:t>
      </w:r>
      <w:r w:rsidRPr="002C427B">
        <w:rPr>
          <w:rFonts w:asciiTheme="majorHAnsi" w:hAnsiTheme="majorHAnsi"/>
          <w:sz w:val="24"/>
          <w:szCs w:val="24"/>
        </w:rPr>
        <w:t xml:space="preserve"> it does not specifically prioritize</w:t>
      </w:r>
      <w:r w:rsidR="00C46D0F" w:rsidRPr="002C427B">
        <w:rPr>
          <w:rFonts w:asciiTheme="majorHAnsi" w:hAnsiTheme="majorHAnsi"/>
          <w:sz w:val="24"/>
          <w:szCs w:val="24"/>
        </w:rPr>
        <w:t xml:space="preserve"> integrated employment over other service options.</w:t>
      </w:r>
      <w:r w:rsidRPr="002C427B">
        <w:rPr>
          <w:rFonts w:asciiTheme="majorHAnsi" w:hAnsiTheme="majorHAnsi"/>
          <w:sz w:val="24"/>
          <w:szCs w:val="24"/>
        </w:rPr>
        <w:t xml:space="preserve"> </w:t>
      </w:r>
      <w:commentRangeEnd w:id="6"/>
      <w:r w:rsidR="00DC0EC6" w:rsidRPr="002C427B">
        <w:rPr>
          <w:rStyle w:val="CommentReference"/>
          <w:rFonts w:asciiTheme="majorHAnsi" w:hAnsiTheme="majorHAnsi"/>
          <w:color w:val="auto"/>
          <w:sz w:val="24"/>
          <w:szCs w:val="24"/>
          <w:lang w:bidi="ar-SA"/>
        </w:rPr>
        <w:commentReference w:id="6"/>
      </w:r>
    </w:p>
    <w:p w14:paraId="7991350B" w14:textId="14C4EB6A" w:rsidR="00941F22" w:rsidRPr="002C427B" w:rsidRDefault="00537D0C" w:rsidP="00723E30">
      <w:pPr>
        <w:pStyle w:val="bodytext"/>
        <w:spacing w:line="240" w:lineRule="auto"/>
        <w:rPr>
          <w:rFonts w:asciiTheme="majorHAnsi" w:hAnsiTheme="majorHAnsi"/>
          <w:sz w:val="24"/>
          <w:szCs w:val="24"/>
        </w:rPr>
      </w:pPr>
      <w:r w:rsidRPr="002C427B">
        <w:rPr>
          <w:rFonts w:asciiTheme="majorHAnsi" w:hAnsiTheme="majorHAnsi"/>
          <w:sz w:val="24"/>
          <w:szCs w:val="24"/>
        </w:rPr>
        <w:t>T</w:t>
      </w:r>
      <w:r w:rsidR="00C146DE" w:rsidRPr="002C427B">
        <w:rPr>
          <w:rFonts w:asciiTheme="majorHAnsi" w:hAnsiTheme="majorHAnsi"/>
          <w:sz w:val="24"/>
          <w:szCs w:val="24"/>
        </w:rPr>
        <w:t>he level of resources</w:t>
      </w:r>
      <w:r w:rsidR="00B93DD0" w:rsidRPr="002C427B">
        <w:rPr>
          <w:rFonts w:asciiTheme="majorHAnsi" w:hAnsiTheme="majorHAnsi"/>
          <w:sz w:val="24"/>
          <w:szCs w:val="24"/>
        </w:rPr>
        <w:t xml:space="preserve"> on this list </w:t>
      </w:r>
      <w:r w:rsidR="00C146DE" w:rsidRPr="002C427B">
        <w:rPr>
          <w:rFonts w:asciiTheme="majorHAnsi" w:hAnsiTheme="majorHAnsi"/>
          <w:sz w:val="24"/>
          <w:szCs w:val="24"/>
        </w:rPr>
        <w:t>associated with a</w:t>
      </w:r>
      <w:r w:rsidR="00B93DD0" w:rsidRPr="002C427B">
        <w:rPr>
          <w:rFonts w:asciiTheme="majorHAnsi" w:hAnsiTheme="majorHAnsi"/>
          <w:sz w:val="24"/>
          <w:szCs w:val="24"/>
        </w:rPr>
        <w:t xml:space="preserve"> state should </w:t>
      </w:r>
      <w:r w:rsidR="009A2CA1" w:rsidRPr="002C427B">
        <w:rPr>
          <w:rFonts w:asciiTheme="majorHAnsi" w:hAnsiTheme="majorHAnsi"/>
          <w:sz w:val="24"/>
          <w:szCs w:val="24"/>
        </w:rPr>
        <w:t xml:space="preserve">not </w:t>
      </w:r>
      <w:r w:rsidR="00B93DD0" w:rsidRPr="002C427B">
        <w:rPr>
          <w:rFonts w:asciiTheme="majorHAnsi" w:hAnsiTheme="majorHAnsi"/>
          <w:sz w:val="24"/>
          <w:szCs w:val="24"/>
        </w:rPr>
        <w:t xml:space="preserve">necessarily be an indicator </w:t>
      </w:r>
      <w:r w:rsidR="00285ABD" w:rsidRPr="002C427B">
        <w:rPr>
          <w:rFonts w:asciiTheme="majorHAnsi" w:hAnsiTheme="majorHAnsi"/>
          <w:sz w:val="24"/>
          <w:szCs w:val="24"/>
        </w:rPr>
        <w:t xml:space="preserve">of </w:t>
      </w:r>
      <w:r w:rsidR="00B93DD0" w:rsidRPr="002C427B">
        <w:rPr>
          <w:rFonts w:asciiTheme="majorHAnsi" w:hAnsiTheme="majorHAnsi"/>
          <w:sz w:val="24"/>
          <w:szCs w:val="24"/>
        </w:rPr>
        <w:t>the state’s focus on employment for people</w:t>
      </w:r>
      <w:r w:rsidR="00C146DE" w:rsidRPr="002C427B">
        <w:rPr>
          <w:rFonts w:asciiTheme="majorHAnsi" w:hAnsiTheme="majorHAnsi"/>
          <w:sz w:val="24"/>
          <w:szCs w:val="24"/>
        </w:rPr>
        <w:t xml:space="preserve"> with disabilities. </w:t>
      </w:r>
      <w:r w:rsidR="001F47E3" w:rsidRPr="002C427B">
        <w:rPr>
          <w:rFonts w:asciiTheme="majorHAnsi" w:hAnsiTheme="majorHAnsi"/>
          <w:sz w:val="24"/>
          <w:szCs w:val="24"/>
        </w:rPr>
        <w:t>Some</w:t>
      </w:r>
      <w:r w:rsidR="00C146DE" w:rsidRPr="002C427B">
        <w:rPr>
          <w:rFonts w:asciiTheme="majorHAnsi" w:hAnsiTheme="majorHAnsi"/>
          <w:sz w:val="24"/>
          <w:szCs w:val="24"/>
        </w:rPr>
        <w:t xml:space="preserve"> </w:t>
      </w:r>
      <w:r w:rsidR="00B93DD0" w:rsidRPr="002C427B">
        <w:rPr>
          <w:rFonts w:asciiTheme="majorHAnsi" w:hAnsiTheme="majorHAnsi"/>
          <w:sz w:val="24"/>
          <w:szCs w:val="24"/>
        </w:rPr>
        <w:t>states that have not been</w:t>
      </w:r>
      <w:r w:rsidR="00C146DE" w:rsidRPr="002C427B">
        <w:rPr>
          <w:rFonts w:asciiTheme="majorHAnsi" w:hAnsiTheme="majorHAnsi"/>
          <w:sz w:val="24"/>
          <w:szCs w:val="24"/>
        </w:rPr>
        <w:t xml:space="preserve"> strongly</w:t>
      </w:r>
      <w:r w:rsidR="00B93DD0" w:rsidRPr="002C427B">
        <w:rPr>
          <w:rFonts w:asciiTheme="majorHAnsi" w:hAnsiTheme="majorHAnsi"/>
          <w:sz w:val="24"/>
          <w:szCs w:val="24"/>
        </w:rPr>
        <w:t xml:space="preserve"> linked with Employment First have </w:t>
      </w:r>
      <w:r w:rsidR="00EF3D51" w:rsidRPr="002C427B">
        <w:rPr>
          <w:rFonts w:asciiTheme="majorHAnsi" w:hAnsiTheme="majorHAnsi"/>
          <w:sz w:val="24"/>
          <w:szCs w:val="24"/>
        </w:rPr>
        <w:t xml:space="preserve">had </w:t>
      </w:r>
      <w:r w:rsidR="00B93DD0" w:rsidRPr="002C427B">
        <w:rPr>
          <w:rFonts w:asciiTheme="majorHAnsi" w:hAnsiTheme="majorHAnsi"/>
          <w:sz w:val="24"/>
          <w:szCs w:val="24"/>
        </w:rPr>
        <w:t>consistently strong outcomes in terms of employment of people with disabilities.</w:t>
      </w:r>
      <w:r w:rsidR="009A2CA1" w:rsidRPr="002C427B">
        <w:rPr>
          <w:rFonts w:asciiTheme="majorHAnsi" w:hAnsiTheme="majorHAnsi"/>
          <w:sz w:val="24"/>
          <w:szCs w:val="24"/>
        </w:rPr>
        <w:t xml:space="preserve"> However, the emergence of Employment First as a national movement has served as a catalyst for an increased focus on employment of people with disabilities across the United States.</w:t>
      </w:r>
    </w:p>
    <w:p w14:paraId="52ACD5AA" w14:textId="77777777" w:rsidR="00D110D9" w:rsidRPr="002C427B" w:rsidRDefault="00A01546" w:rsidP="00723E30">
      <w:pPr>
        <w:pStyle w:val="bodytext"/>
        <w:spacing w:line="240" w:lineRule="auto"/>
        <w:rPr>
          <w:rFonts w:asciiTheme="majorHAnsi" w:hAnsiTheme="majorHAnsi"/>
          <w:sz w:val="24"/>
          <w:szCs w:val="24"/>
        </w:rPr>
      </w:pPr>
      <w:r w:rsidRPr="002C427B">
        <w:rPr>
          <w:rFonts w:asciiTheme="majorHAnsi" w:hAnsiTheme="majorHAnsi"/>
          <w:sz w:val="24"/>
          <w:szCs w:val="24"/>
        </w:rPr>
        <w:t>I</w:t>
      </w:r>
      <w:r w:rsidR="00D110D9" w:rsidRPr="002C427B">
        <w:rPr>
          <w:rFonts w:asciiTheme="majorHAnsi" w:hAnsiTheme="majorHAnsi"/>
          <w:sz w:val="24"/>
          <w:szCs w:val="24"/>
        </w:rPr>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w:t>
      </w:r>
      <w:r w:rsidR="00D54619" w:rsidRPr="002C427B">
        <w:rPr>
          <w:rFonts w:asciiTheme="majorHAnsi" w:hAnsiTheme="majorHAnsi"/>
          <w:sz w:val="24"/>
          <w:szCs w:val="24"/>
        </w:rPr>
        <w:t>ement of these documents, and as noted</w:t>
      </w:r>
      <w:r w:rsidR="00D110D9" w:rsidRPr="002C427B">
        <w:rPr>
          <w:rFonts w:asciiTheme="majorHAnsi" w:hAnsiTheme="majorHAnsi"/>
          <w:sz w:val="24"/>
          <w:szCs w:val="24"/>
        </w:rPr>
        <w:t>, the Employment First legislation/policies that have been developed vary significantly in terms of the strength and clarity of their language.</w:t>
      </w:r>
    </w:p>
    <w:p w14:paraId="4B8DBF89" w14:textId="77777777" w:rsidR="00DA3033" w:rsidRPr="002C427B" w:rsidRDefault="00D110D9" w:rsidP="00723E30">
      <w:pPr>
        <w:pStyle w:val="bodytext"/>
        <w:spacing w:after="0" w:line="240" w:lineRule="auto"/>
        <w:rPr>
          <w:rFonts w:asciiTheme="majorHAnsi" w:hAnsiTheme="majorHAnsi"/>
          <w:sz w:val="24"/>
          <w:szCs w:val="24"/>
        </w:rPr>
      </w:pPr>
      <w:r w:rsidRPr="002C427B">
        <w:rPr>
          <w:rFonts w:asciiTheme="majorHAnsi" w:hAnsiTheme="majorHAnsi"/>
          <w:sz w:val="24"/>
          <w:szCs w:val="24"/>
        </w:rPr>
        <w:t xml:space="preserve">The </w:t>
      </w:r>
      <w:r w:rsidR="00BC346D" w:rsidRPr="002C427B">
        <w:rPr>
          <w:rFonts w:asciiTheme="majorHAnsi" w:hAnsiTheme="majorHAnsi"/>
          <w:sz w:val="24"/>
          <w:szCs w:val="24"/>
        </w:rPr>
        <w:t>growing</w:t>
      </w:r>
      <w:r w:rsidRPr="002C427B">
        <w:rPr>
          <w:rFonts w:asciiTheme="majorHAnsi" w:hAnsiTheme="majorHAnsi"/>
          <w:sz w:val="24"/>
          <w:szCs w:val="24"/>
        </w:rPr>
        <w:t xml:space="preserve"> emphasis on Employment First has been encouraging, and provides a potential catalyst for the long</w:t>
      </w:r>
      <w:r w:rsidR="00BC346D" w:rsidRPr="002C427B">
        <w:rPr>
          <w:rFonts w:asciiTheme="majorHAnsi" w:hAnsiTheme="majorHAnsi"/>
          <w:sz w:val="24"/>
          <w:szCs w:val="24"/>
        </w:rPr>
        <w:t>-</w:t>
      </w:r>
      <w:r w:rsidRPr="002C427B">
        <w:rPr>
          <w:rFonts w:asciiTheme="majorHAnsi" w:hAnsiTheme="majorHAnsi"/>
          <w:sz w:val="24"/>
          <w:szCs w:val="24"/>
        </w:rPr>
        <w:t>needed increase in workforce participation for individuals with disabilities. At the same time, creation of documents, reports, and policies</w:t>
      </w:r>
      <w:r w:rsidR="00FB0E6E" w:rsidRPr="002C427B">
        <w:rPr>
          <w:rFonts w:asciiTheme="majorHAnsi" w:hAnsiTheme="majorHAnsi"/>
          <w:sz w:val="24"/>
          <w:szCs w:val="24"/>
        </w:rPr>
        <w:t xml:space="preserve"> </w:t>
      </w:r>
      <w:r w:rsidRPr="002C427B">
        <w:rPr>
          <w:rFonts w:asciiTheme="majorHAnsi" w:hAnsiTheme="majorHAnsi"/>
          <w:sz w:val="24"/>
          <w:szCs w:val="24"/>
        </w:rPr>
        <w:t>will not result in increase</w:t>
      </w:r>
      <w:r w:rsidR="00D11865" w:rsidRPr="002C427B">
        <w:rPr>
          <w:rFonts w:asciiTheme="majorHAnsi" w:hAnsiTheme="majorHAnsi"/>
          <w:sz w:val="24"/>
          <w:szCs w:val="24"/>
        </w:rPr>
        <w:t>s</w:t>
      </w:r>
      <w:r w:rsidRPr="002C427B">
        <w:rPr>
          <w:rFonts w:asciiTheme="majorHAnsi" w:hAnsiTheme="majorHAnsi"/>
          <w:sz w:val="24"/>
          <w:szCs w:val="24"/>
        </w:rPr>
        <w:t xml:space="preserve"> in workforce participation, without a long-term commitment to actions that make the Employment First vision a reality.</w:t>
      </w:r>
      <w:r w:rsidR="0020728F" w:rsidRPr="002C427B">
        <w:rPr>
          <w:rFonts w:asciiTheme="majorHAnsi" w:hAnsiTheme="majorHAnsi"/>
          <w:sz w:val="24"/>
          <w:szCs w:val="24"/>
        </w:rPr>
        <w:t xml:space="preserve"> </w:t>
      </w:r>
      <w:r w:rsidR="00F0622F" w:rsidRPr="002C427B">
        <w:rPr>
          <w:rFonts w:asciiTheme="majorHAnsi" w:hAnsiTheme="majorHAnsi"/>
          <w:sz w:val="24"/>
          <w:szCs w:val="24"/>
        </w:rPr>
        <w:t>Setting a vision and direction is a starting point</w:t>
      </w:r>
      <w:r w:rsidR="00DA3033" w:rsidRPr="002C427B">
        <w:rPr>
          <w:rFonts w:asciiTheme="majorHAnsi" w:hAnsiTheme="majorHAnsi"/>
          <w:sz w:val="24"/>
          <w:szCs w:val="24"/>
        </w:rPr>
        <w:t>--</w:t>
      </w:r>
      <w:r w:rsidR="00F0622F" w:rsidRPr="002C427B">
        <w:rPr>
          <w:rFonts w:asciiTheme="majorHAnsi" w:hAnsiTheme="majorHAnsi"/>
          <w:sz w:val="24"/>
          <w:szCs w:val="24"/>
        </w:rPr>
        <w:t xml:space="preserve">but it must be done in conjunction with </w:t>
      </w:r>
      <w:r w:rsidR="0020728F" w:rsidRPr="002C427B">
        <w:rPr>
          <w:rFonts w:asciiTheme="majorHAnsi" w:hAnsiTheme="majorHAnsi"/>
          <w:sz w:val="24"/>
          <w:szCs w:val="24"/>
        </w:rPr>
        <w:t xml:space="preserve">comprehensive systems change </w:t>
      </w:r>
      <w:r w:rsidR="00F0622F" w:rsidRPr="002C427B">
        <w:rPr>
          <w:rFonts w:asciiTheme="majorHAnsi" w:hAnsiTheme="majorHAnsi"/>
          <w:sz w:val="24"/>
          <w:szCs w:val="24"/>
        </w:rPr>
        <w:t>that results in shifting of resources towards integrated employment, a service system that provides consistent and high</w:t>
      </w:r>
      <w:r w:rsidR="00DA3033" w:rsidRPr="002C427B">
        <w:rPr>
          <w:rFonts w:asciiTheme="majorHAnsi" w:hAnsiTheme="majorHAnsi"/>
          <w:sz w:val="24"/>
          <w:szCs w:val="24"/>
        </w:rPr>
        <w:t>-</w:t>
      </w:r>
      <w:r w:rsidR="00F0622F" w:rsidRPr="002C427B">
        <w:rPr>
          <w:rFonts w:asciiTheme="majorHAnsi" w:hAnsiTheme="majorHAnsi"/>
          <w:sz w:val="24"/>
          <w:szCs w:val="24"/>
        </w:rPr>
        <w:t xml:space="preserve">quality employment assistance and supports, and measurement and accountability for achieving employment outcomes. </w:t>
      </w:r>
    </w:p>
    <w:p w14:paraId="17F9D060" w14:textId="77777777" w:rsidR="00DA3033" w:rsidRPr="002C427B" w:rsidRDefault="00DA3033" w:rsidP="00723E30">
      <w:pPr>
        <w:pStyle w:val="bodytext"/>
        <w:spacing w:after="0" w:line="240" w:lineRule="auto"/>
        <w:rPr>
          <w:rFonts w:asciiTheme="majorHAnsi" w:hAnsiTheme="majorHAnsi"/>
          <w:sz w:val="24"/>
          <w:szCs w:val="24"/>
        </w:rPr>
      </w:pPr>
    </w:p>
    <w:p w14:paraId="65BBB20A" w14:textId="3B2112F0" w:rsidR="00A628BB" w:rsidRPr="0006677D" w:rsidRDefault="00F0622F" w:rsidP="00723E30">
      <w:pPr>
        <w:pStyle w:val="bodytext"/>
        <w:spacing w:after="0" w:line="240" w:lineRule="auto"/>
        <w:rPr>
          <w:rFonts w:asciiTheme="majorHAnsi" w:hAnsiTheme="majorHAnsi"/>
          <w:sz w:val="24"/>
          <w:szCs w:val="24"/>
        </w:rPr>
      </w:pPr>
      <w:r w:rsidRPr="002C427B">
        <w:rPr>
          <w:rFonts w:asciiTheme="majorHAnsi" w:hAnsiTheme="majorHAnsi"/>
          <w:sz w:val="24"/>
          <w:szCs w:val="24"/>
        </w:rPr>
        <w:t xml:space="preserve">Employment First </w:t>
      </w:r>
      <w:r w:rsidR="006A4EDD" w:rsidRPr="002C427B">
        <w:rPr>
          <w:rFonts w:asciiTheme="majorHAnsi" w:hAnsiTheme="majorHAnsi"/>
          <w:sz w:val="24"/>
          <w:szCs w:val="24"/>
        </w:rPr>
        <w:t xml:space="preserve">is also about more than just changing how services and supports for people with disabilities </w:t>
      </w:r>
      <w:r w:rsidR="00826C2B" w:rsidRPr="002C427B">
        <w:rPr>
          <w:rFonts w:asciiTheme="majorHAnsi" w:hAnsiTheme="majorHAnsi"/>
          <w:sz w:val="24"/>
          <w:szCs w:val="24"/>
        </w:rPr>
        <w:t>are provided</w:t>
      </w:r>
      <w:r w:rsidR="00DA3033" w:rsidRPr="002C427B">
        <w:rPr>
          <w:rFonts w:asciiTheme="majorHAnsi" w:hAnsiTheme="majorHAnsi"/>
          <w:sz w:val="24"/>
          <w:szCs w:val="24"/>
        </w:rPr>
        <w:t>. I</w:t>
      </w:r>
      <w:r w:rsidR="006A4EDD" w:rsidRPr="002C427B">
        <w:rPr>
          <w:rFonts w:asciiTheme="majorHAnsi" w:hAnsiTheme="majorHAnsi"/>
          <w:sz w:val="24"/>
          <w:szCs w:val="24"/>
        </w:rPr>
        <w:t xml:space="preserve">t </w:t>
      </w:r>
      <w:r w:rsidR="00AB72C9" w:rsidRPr="002C427B">
        <w:rPr>
          <w:rFonts w:asciiTheme="majorHAnsi" w:hAnsiTheme="majorHAnsi"/>
          <w:sz w:val="24"/>
          <w:szCs w:val="24"/>
        </w:rPr>
        <w:t>is</w:t>
      </w:r>
      <w:r w:rsidR="008D36D9" w:rsidRPr="002C427B">
        <w:rPr>
          <w:rFonts w:asciiTheme="majorHAnsi" w:hAnsiTheme="majorHAnsi"/>
          <w:sz w:val="24"/>
          <w:szCs w:val="24"/>
        </w:rPr>
        <w:t xml:space="preserve"> </w:t>
      </w:r>
      <w:r w:rsidR="006A4EDD" w:rsidRPr="002C427B">
        <w:rPr>
          <w:rFonts w:asciiTheme="majorHAnsi" w:hAnsiTheme="majorHAnsi"/>
          <w:sz w:val="24"/>
          <w:szCs w:val="24"/>
        </w:rPr>
        <w:t xml:space="preserve">reflective of a fundamental </w:t>
      </w:r>
      <w:r w:rsidRPr="002C427B">
        <w:rPr>
          <w:rFonts w:asciiTheme="majorHAnsi" w:hAnsiTheme="majorHAnsi"/>
          <w:sz w:val="24"/>
          <w:szCs w:val="24"/>
        </w:rPr>
        <w:t xml:space="preserve">cultural shift by policymakers, public officials, service systems, service providers, </w:t>
      </w:r>
      <w:r w:rsidR="006A4EDD" w:rsidRPr="002C427B">
        <w:rPr>
          <w:rFonts w:asciiTheme="majorHAnsi" w:hAnsiTheme="majorHAnsi"/>
          <w:sz w:val="24"/>
          <w:szCs w:val="24"/>
        </w:rPr>
        <w:t xml:space="preserve">employers, </w:t>
      </w:r>
      <w:r w:rsidRPr="002C427B">
        <w:rPr>
          <w:rFonts w:asciiTheme="majorHAnsi" w:hAnsiTheme="majorHAnsi"/>
          <w:sz w:val="24"/>
          <w:szCs w:val="24"/>
        </w:rPr>
        <w:t xml:space="preserve">and most importantly by </w:t>
      </w:r>
      <w:r w:rsidR="006A4EDD" w:rsidRPr="002C427B">
        <w:rPr>
          <w:rFonts w:asciiTheme="majorHAnsi" w:hAnsiTheme="majorHAnsi"/>
          <w:sz w:val="24"/>
          <w:szCs w:val="24"/>
        </w:rPr>
        <w:t>individuals</w:t>
      </w:r>
      <w:r w:rsidRPr="002C427B">
        <w:rPr>
          <w:rFonts w:asciiTheme="majorHAnsi" w:hAnsiTheme="majorHAnsi"/>
          <w:sz w:val="24"/>
          <w:szCs w:val="24"/>
        </w:rPr>
        <w:t xml:space="preserve"> with disabilities </w:t>
      </w:r>
      <w:r w:rsidR="006A4EDD" w:rsidRPr="002C427B">
        <w:rPr>
          <w:rFonts w:asciiTheme="majorHAnsi" w:hAnsiTheme="majorHAnsi"/>
          <w:sz w:val="24"/>
          <w:szCs w:val="24"/>
        </w:rPr>
        <w:t>themselves</w:t>
      </w:r>
      <w:r w:rsidR="008D36D9" w:rsidRPr="002C427B">
        <w:rPr>
          <w:rFonts w:asciiTheme="majorHAnsi" w:hAnsiTheme="majorHAnsi"/>
          <w:sz w:val="24"/>
          <w:szCs w:val="24"/>
        </w:rPr>
        <w:t>. This new viewpoint recognizes</w:t>
      </w:r>
      <w:r w:rsidR="006A4EDD" w:rsidRPr="002C427B">
        <w:rPr>
          <w:rFonts w:asciiTheme="majorHAnsi" w:hAnsiTheme="majorHAnsi"/>
          <w:sz w:val="24"/>
          <w:szCs w:val="24"/>
        </w:rPr>
        <w:t xml:space="preserve"> </w:t>
      </w:r>
      <w:r w:rsidR="00A628BB" w:rsidRPr="002C427B">
        <w:rPr>
          <w:rFonts w:asciiTheme="majorHAnsi" w:hAnsiTheme="majorHAnsi"/>
          <w:sz w:val="24"/>
          <w:szCs w:val="24"/>
        </w:rPr>
        <w:t>people with disabilities as</w:t>
      </w:r>
      <w:r w:rsidR="006A4EDD" w:rsidRPr="002C427B">
        <w:rPr>
          <w:rFonts w:asciiTheme="majorHAnsi" w:hAnsiTheme="majorHAnsi"/>
          <w:sz w:val="24"/>
          <w:szCs w:val="24"/>
        </w:rPr>
        <w:t xml:space="preserve"> full</w:t>
      </w:r>
      <w:r w:rsidRPr="002C427B">
        <w:rPr>
          <w:rFonts w:asciiTheme="majorHAnsi" w:hAnsiTheme="majorHAnsi"/>
          <w:sz w:val="24"/>
          <w:szCs w:val="24"/>
        </w:rPr>
        <w:t xml:space="preserve"> participants in the economic mainstream</w:t>
      </w:r>
      <w:r w:rsidR="006A4EDD" w:rsidRPr="002C427B">
        <w:rPr>
          <w:rFonts w:asciiTheme="majorHAnsi" w:hAnsiTheme="majorHAnsi"/>
          <w:sz w:val="24"/>
          <w:szCs w:val="24"/>
        </w:rPr>
        <w:t>,</w:t>
      </w:r>
      <w:r w:rsidRPr="002C427B">
        <w:rPr>
          <w:rFonts w:asciiTheme="majorHAnsi" w:hAnsiTheme="majorHAnsi"/>
          <w:sz w:val="24"/>
          <w:szCs w:val="24"/>
        </w:rPr>
        <w:t xml:space="preserve"> working side</w:t>
      </w:r>
      <w:r w:rsidR="00C70C10" w:rsidRPr="002C427B">
        <w:rPr>
          <w:rFonts w:asciiTheme="majorHAnsi" w:hAnsiTheme="majorHAnsi"/>
          <w:sz w:val="24"/>
          <w:szCs w:val="24"/>
        </w:rPr>
        <w:t xml:space="preserve"> </w:t>
      </w:r>
      <w:r w:rsidRPr="002C427B">
        <w:rPr>
          <w:rFonts w:asciiTheme="majorHAnsi" w:hAnsiTheme="majorHAnsi"/>
          <w:sz w:val="24"/>
          <w:szCs w:val="24"/>
        </w:rPr>
        <w:t>by</w:t>
      </w:r>
      <w:r w:rsidR="00C70C10" w:rsidRPr="002C427B">
        <w:rPr>
          <w:rFonts w:asciiTheme="majorHAnsi" w:hAnsiTheme="majorHAnsi"/>
          <w:sz w:val="24"/>
          <w:szCs w:val="24"/>
        </w:rPr>
        <w:t xml:space="preserve"> </w:t>
      </w:r>
      <w:r w:rsidRPr="002C427B">
        <w:rPr>
          <w:rFonts w:asciiTheme="majorHAnsi" w:hAnsiTheme="majorHAnsi"/>
          <w:sz w:val="24"/>
          <w:szCs w:val="24"/>
        </w:rPr>
        <w:t xml:space="preserve">side with their fellow </w:t>
      </w:r>
      <w:commentRangeStart w:id="29"/>
      <w:r w:rsidRPr="002C427B">
        <w:rPr>
          <w:rFonts w:asciiTheme="majorHAnsi" w:hAnsiTheme="majorHAnsi"/>
          <w:sz w:val="24"/>
          <w:szCs w:val="24"/>
        </w:rPr>
        <w:t>citizens</w:t>
      </w:r>
      <w:commentRangeEnd w:id="29"/>
      <w:r w:rsidR="00DD7038" w:rsidRPr="002C427B">
        <w:rPr>
          <w:rStyle w:val="CommentReference"/>
          <w:rFonts w:asciiTheme="majorHAnsi" w:hAnsiTheme="majorHAnsi"/>
          <w:color w:val="auto"/>
          <w:lang w:bidi="ar-SA"/>
          <w:rPrChange w:id="30" w:author="David Hoff" w:date="2016-04-13T08:36:00Z">
            <w:rPr>
              <w:rStyle w:val="CommentReference"/>
              <w:rFonts w:ascii="Times New Roman" w:hAnsi="Times New Roman"/>
              <w:color w:val="auto"/>
              <w:lang w:bidi="ar-SA"/>
            </w:rPr>
          </w:rPrChange>
        </w:rPr>
        <w:commentReference w:id="29"/>
      </w:r>
      <w:r w:rsidRPr="002C427B">
        <w:rPr>
          <w:rFonts w:asciiTheme="majorHAnsi" w:hAnsiTheme="majorHAnsi"/>
          <w:sz w:val="24"/>
          <w:szCs w:val="24"/>
        </w:rPr>
        <w:t>.</w:t>
      </w:r>
    </w:p>
    <w:p w14:paraId="6CAA0831" w14:textId="77777777" w:rsidR="00723E30" w:rsidRPr="00F8085C" w:rsidRDefault="00723E30" w:rsidP="00723E30">
      <w:pPr>
        <w:pStyle w:val="bodytext"/>
        <w:spacing w:after="0" w:line="240" w:lineRule="auto"/>
        <w:rPr>
          <w:rFonts w:asciiTheme="majorHAnsi" w:hAnsiTheme="majorHAnsi"/>
          <w:sz w:val="24"/>
          <w:szCs w:val="24"/>
        </w:rPr>
      </w:pPr>
    </w:p>
    <w:p w14:paraId="5209227B" w14:textId="77777777" w:rsidR="001F346B" w:rsidRPr="002C427B" w:rsidRDefault="001F346B" w:rsidP="00F31CC8">
      <w:pPr>
        <w:pStyle w:val="H"/>
        <w:rPr>
          <w:rFonts w:asciiTheme="majorHAnsi" w:hAnsiTheme="majorHAnsi"/>
          <w:b w:val="0"/>
          <w:sz w:val="24"/>
          <w:szCs w:val="24"/>
        </w:rPr>
      </w:pPr>
      <w:r w:rsidRPr="002C427B">
        <w:rPr>
          <w:rFonts w:asciiTheme="majorHAnsi" w:hAnsiTheme="majorHAnsi"/>
          <w:b w:val="0"/>
          <w:sz w:val="24"/>
          <w:szCs w:val="24"/>
        </w:rPr>
        <w:t>General Information</w:t>
      </w:r>
      <w:r w:rsidR="00D110D9" w:rsidRPr="002C427B">
        <w:rPr>
          <w:rFonts w:asciiTheme="majorHAnsi" w:hAnsiTheme="majorHAnsi"/>
          <w:b w:val="0"/>
          <w:sz w:val="24"/>
          <w:szCs w:val="24"/>
        </w:rPr>
        <w:t xml:space="preserve"> on Employment First</w:t>
      </w:r>
    </w:p>
    <w:p w14:paraId="437CAB11" w14:textId="77777777" w:rsidR="001F346B" w:rsidRPr="002C427B" w:rsidRDefault="001F346B" w:rsidP="001F346B">
      <w:pPr>
        <w:jc w:val="center"/>
        <w:rPr>
          <w:rFonts w:asciiTheme="majorHAnsi" w:hAnsiTheme="majorHAnsi"/>
          <w:u w:val="single"/>
        </w:rPr>
      </w:pPr>
    </w:p>
    <w:p w14:paraId="20BB719C" w14:textId="77777777" w:rsidR="0077191F" w:rsidRPr="002C427B" w:rsidRDefault="001F346B" w:rsidP="0077191F">
      <w:pPr>
        <w:rPr>
          <w:rFonts w:asciiTheme="majorHAnsi" w:hAnsiTheme="majorHAnsi"/>
        </w:rPr>
      </w:pPr>
      <w:r w:rsidRPr="002C427B">
        <w:rPr>
          <w:rFonts w:asciiTheme="majorHAnsi" w:hAnsiTheme="majorHAnsi"/>
        </w:rPr>
        <w:t xml:space="preserve">APSE </w:t>
      </w:r>
      <w:r w:rsidR="00DD52BA" w:rsidRPr="002C427B">
        <w:rPr>
          <w:rFonts w:asciiTheme="majorHAnsi" w:hAnsiTheme="majorHAnsi"/>
        </w:rPr>
        <w:t>– Association of People Supporting EmploymentFirst</w:t>
      </w:r>
    </w:p>
    <w:p w14:paraId="52023D9F" w14:textId="77777777" w:rsidR="00F87A62" w:rsidRPr="002C427B" w:rsidRDefault="00F87A62" w:rsidP="0077191F">
      <w:pPr>
        <w:rPr>
          <w:rFonts w:asciiTheme="majorHAnsi" w:hAnsiTheme="majorHAnsi"/>
        </w:rPr>
      </w:pPr>
      <w:r w:rsidRPr="002C427B">
        <w:rPr>
          <w:rFonts w:asciiTheme="majorHAnsi" w:hAnsiTheme="majorHAnsi"/>
        </w:rPr>
        <w:t xml:space="preserve">Section of </w:t>
      </w:r>
      <w:r w:rsidR="00DD52BA" w:rsidRPr="002C427B">
        <w:rPr>
          <w:rFonts w:asciiTheme="majorHAnsi" w:hAnsiTheme="majorHAnsi"/>
        </w:rPr>
        <w:t xml:space="preserve">APSE </w:t>
      </w:r>
      <w:r w:rsidRPr="002C427B">
        <w:rPr>
          <w:rFonts w:asciiTheme="majorHAnsi" w:hAnsiTheme="majorHAnsi"/>
        </w:rPr>
        <w:t>website devoted to Employment First</w:t>
      </w:r>
      <w:r w:rsidR="00B800C0" w:rsidRPr="002C427B">
        <w:rPr>
          <w:rFonts w:asciiTheme="majorHAnsi" w:hAnsiTheme="majorHAnsi"/>
        </w:rPr>
        <w:t>,</w:t>
      </w:r>
      <w:r w:rsidRPr="002C427B">
        <w:rPr>
          <w:rFonts w:asciiTheme="majorHAnsi" w:hAnsiTheme="majorHAnsi"/>
        </w:rPr>
        <w:t xml:space="preserve"> with array of information and resources</w:t>
      </w:r>
      <w:r w:rsidR="00DD52BA" w:rsidRPr="002C427B">
        <w:rPr>
          <w:rFonts w:asciiTheme="majorHAnsi" w:hAnsiTheme="majorHAnsi"/>
        </w:rPr>
        <w:t xml:space="preserve"> including the APSE Employment First </w:t>
      </w:r>
      <w:r w:rsidR="007515E3" w:rsidRPr="002C427B">
        <w:rPr>
          <w:rFonts w:asciiTheme="majorHAnsi" w:hAnsiTheme="majorHAnsi"/>
        </w:rPr>
        <w:t>Statement,</w:t>
      </w:r>
      <w:r w:rsidR="00DD52BA" w:rsidRPr="002C427B">
        <w:rPr>
          <w:rFonts w:asciiTheme="majorHAnsi" w:hAnsiTheme="majorHAnsi"/>
        </w:rPr>
        <w:t xml:space="preserve"> outlining key principles: </w:t>
      </w:r>
      <w:r w:rsidR="003B031C" w:rsidRPr="002C427B">
        <w:rPr>
          <w:rFonts w:asciiTheme="majorHAnsi" w:hAnsiTheme="majorHAnsi"/>
          <w:rPrChange w:id="31" w:author="David Hoff" w:date="2016-04-13T08:36:00Z">
            <w:rPr>
              <w:rStyle w:val="Hyperlink"/>
              <w:rFonts w:asciiTheme="majorHAnsi" w:hAnsiTheme="majorHAnsi"/>
            </w:rPr>
          </w:rPrChange>
        </w:rPr>
        <w:fldChar w:fldCharType="begin"/>
      </w:r>
      <w:r w:rsidR="003B031C" w:rsidRPr="002C427B">
        <w:rPr>
          <w:rFonts w:asciiTheme="majorHAnsi" w:hAnsiTheme="majorHAnsi"/>
          <w:rPrChange w:id="32" w:author="David Hoff" w:date="2016-04-13T08:36:00Z">
            <w:rPr/>
          </w:rPrChange>
        </w:rPr>
        <w:instrText xml:space="preserve"> HYPERLINK "http://www.apse.org/employment-first" </w:instrText>
      </w:r>
      <w:r w:rsidR="003B031C" w:rsidRPr="002C427B">
        <w:rPr>
          <w:rFonts w:asciiTheme="majorHAnsi" w:hAnsiTheme="majorHAnsi"/>
          <w:rPrChange w:id="33" w:author="David Hoff" w:date="2016-04-13T08:36:00Z">
            <w:rPr>
              <w:rStyle w:val="Hyperlink"/>
              <w:rFonts w:asciiTheme="majorHAnsi" w:hAnsiTheme="majorHAnsi"/>
            </w:rPr>
          </w:rPrChange>
        </w:rPr>
        <w:fldChar w:fldCharType="separate"/>
      </w:r>
      <w:r w:rsidR="00B035EB" w:rsidRPr="002C427B">
        <w:rPr>
          <w:rStyle w:val="Hyperlink"/>
          <w:rFonts w:asciiTheme="majorHAnsi" w:hAnsiTheme="majorHAnsi"/>
        </w:rPr>
        <w:t>www.apse.org/employment-first</w:t>
      </w:r>
      <w:r w:rsidR="003B031C" w:rsidRPr="002C427B">
        <w:rPr>
          <w:rStyle w:val="Hyperlink"/>
          <w:rFonts w:asciiTheme="majorHAnsi" w:hAnsiTheme="majorHAnsi"/>
          <w:rPrChange w:id="34" w:author="David Hoff" w:date="2016-04-13T08:36:00Z">
            <w:rPr>
              <w:rStyle w:val="Hyperlink"/>
              <w:rFonts w:asciiTheme="majorHAnsi" w:hAnsiTheme="majorHAnsi"/>
            </w:rPr>
          </w:rPrChange>
        </w:rPr>
        <w:fldChar w:fldCharType="end"/>
      </w:r>
      <w:r w:rsidR="00B035EB" w:rsidRPr="002C427B">
        <w:rPr>
          <w:rFonts w:asciiTheme="majorHAnsi" w:hAnsiTheme="majorHAnsi"/>
        </w:rPr>
        <w:t xml:space="preserve"> </w:t>
      </w:r>
    </w:p>
    <w:p w14:paraId="3B02CF55" w14:textId="77777777" w:rsidR="00DF1360" w:rsidRPr="002C427B" w:rsidRDefault="00DF1360" w:rsidP="0077191F">
      <w:pPr>
        <w:spacing w:before="240"/>
        <w:rPr>
          <w:rFonts w:asciiTheme="majorHAnsi" w:hAnsiTheme="majorHAnsi"/>
        </w:rPr>
      </w:pPr>
      <w:r w:rsidRPr="002C427B">
        <w:rPr>
          <w:rFonts w:asciiTheme="majorHAnsi" w:hAnsiTheme="majorHAnsi"/>
        </w:rPr>
        <w:t>Intellectual and Devel</w:t>
      </w:r>
      <w:r w:rsidR="00F31CC8" w:rsidRPr="002C427B">
        <w:rPr>
          <w:rFonts w:asciiTheme="majorHAnsi" w:hAnsiTheme="majorHAnsi"/>
        </w:rPr>
        <w:t xml:space="preserve">opmental Disabilities Article </w:t>
      </w:r>
      <w:r w:rsidR="00F31CC8" w:rsidRPr="002C427B">
        <w:rPr>
          <w:rFonts w:asciiTheme="majorHAnsi" w:hAnsiTheme="majorHAnsi"/>
        </w:rPr>
        <w:br/>
      </w:r>
      <w:r w:rsidRPr="002C427B">
        <w:rPr>
          <w:rFonts w:asciiTheme="majorHAnsi" w:hAnsiTheme="majorHAnsi"/>
        </w:rPr>
        <w:t xml:space="preserve">Employment First: A Beginning Not an End: August 2011 </w:t>
      </w:r>
      <w:r w:rsidR="00C739C6" w:rsidRPr="002C427B">
        <w:rPr>
          <w:rFonts w:asciiTheme="majorHAnsi" w:hAnsiTheme="majorHAnsi"/>
          <w:i/>
        </w:rPr>
        <w:t>Intellectual and Developmental Disabilities</w:t>
      </w:r>
      <w:r w:rsidRPr="002C427B">
        <w:rPr>
          <w:rFonts w:asciiTheme="majorHAnsi" w:hAnsiTheme="majorHAnsi"/>
        </w:rPr>
        <w:t xml:space="preserve"> journal article summarizing the principles of Employment First</w:t>
      </w:r>
      <w:r w:rsidR="00B800C0"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35" w:author="David Hoff" w:date="2016-04-13T08:36:00Z">
            <w:rPr>
              <w:rStyle w:val="Hyperlink"/>
              <w:rFonts w:asciiTheme="majorHAnsi" w:hAnsiTheme="majorHAnsi"/>
            </w:rPr>
          </w:rPrChange>
        </w:rPr>
        <w:fldChar w:fldCharType="begin"/>
      </w:r>
      <w:r w:rsidR="003B031C" w:rsidRPr="002C427B">
        <w:rPr>
          <w:rFonts w:asciiTheme="majorHAnsi" w:hAnsiTheme="majorHAnsi"/>
          <w:rPrChange w:id="36" w:author="David Hoff" w:date="2016-04-13T08:36:00Z">
            <w:rPr/>
          </w:rPrChange>
        </w:rPr>
        <w:instrText xml:space="preserve"> HYPERLINK "http://aaiddjournals.org/toc/mere/49/4" </w:instrText>
      </w:r>
      <w:r w:rsidR="003B031C" w:rsidRPr="002C427B">
        <w:rPr>
          <w:rFonts w:asciiTheme="majorHAnsi" w:hAnsiTheme="majorHAnsi"/>
          <w:rPrChange w:id="37" w:author="David Hoff" w:date="2016-04-13T08:36:00Z">
            <w:rPr>
              <w:rStyle w:val="Hyperlink"/>
              <w:rFonts w:asciiTheme="majorHAnsi" w:hAnsiTheme="majorHAnsi"/>
            </w:rPr>
          </w:rPrChange>
        </w:rPr>
        <w:fldChar w:fldCharType="separate"/>
      </w:r>
      <w:r w:rsidR="00F87A62" w:rsidRPr="002C427B">
        <w:rPr>
          <w:rStyle w:val="Hyperlink"/>
          <w:rFonts w:asciiTheme="majorHAnsi" w:hAnsiTheme="majorHAnsi"/>
        </w:rPr>
        <w:t>http://aaiddjournals.org/toc/mere/49/4</w:t>
      </w:r>
      <w:r w:rsidR="003B031C" w:rsidRPr="002C427B">
        <w:rPr>
          <w:rStyle w:val="Hyperlink"/>
          <w:rFonts w:asciiTheme="majorHAnsi" w:hAnsiTheme="majorHAnsi"/>
          <w:rPrChange w:id="38" w:author="David Hoff" w:date="2016-04-13T08:36:00Z">
            <w:rPr>
              <w:rStyle w:val="Hyperlink"/>
              <w:rFonts w:asciiTheme="majorHAnsi" w:hAnsiTheme="majorHAnsi"/>
            </w:rPr>
          </w:rPrChange>
        </w:rPr>
        <w:fldChar w:fldCharType="end"/>
      </w:r>
      <w:r w:rsidR="00F87A62" w:rsidRPr="002C427B">
        <w:rPr>
          <w:rFonts w:asciiTheme="majorHAnsi" w:hAnsiTheme="majorHAnsi"/>
        </w:rPr>
        <w:t xml:space="preserve"> </w:t>
      </w:r>
    </w:p>
    <w:p w14:paraId="75D8D029" w14:textId="77777777" w:rsidR="00EB402F" w:rsidRPr="002C427B" w:rsidRDefault="00EB402F" w:rsidP="0077191F">
      <w:pPr>
        <w:spacing w:before="240"/>
        <w:rPr>
          <w:rFonts w:asciiTheme="majorHAnsi" w:hAnsiTheme="majorHAnsi"/>
        </w:rPr>
      </w:pPr>
      <w:r w:rsidRPr="002C427B">
        <w:rPr>
          <w:rFonts w:asciiTheme="majorHAnsi" w:hAnsiTheme="majorHAnsi"/>
        </w:rPr>
        <w:t xml:space="preserve">NGA Report – A Better Bottom Line: Employing </w:t>
      </w:r>
      <w:r w:rsidR="00F65213" w:rsidRPr="002C427B">
        <w:rPr>
          <w:rFonts w:asciiTheme="majorHAnsi" w:hAnsiTheme="majorHAnsi"/>
        </w:rPr>
        <w:t>People With Disabilities – Blueprint for Governors</w:t>
      </w:r>
      <w:r w:rsidR="00F31CC8" w:rsidRPr="002C427B">
        <w:rPr>
          <w:rFonts w:asciiTheme="majorHAnsi" w:hAnsiTheme="majorHAnsi"/>
        </w:rPr>
        <w:br/>
      </w:r>
      <w:r w:rsidR="00E9070F" w:rsidRPr="002C427B">
        <w:rPr>
          <w:rFonts w:asciiTheme="majorHAnsi" w:hAnsiTheme="majorHAnsi"/>
        </w:rPr>
        <w:t>2013 report from the National Governors Association, that notes Employment First as an effective strategy, and documents the adoption of it by a number of states</w:t>
      </w:r>
      <w:r w:rsidR="00B800C0" w:rsidRPr="002C427B">
        <w:rPr>
          <w:rFonts w:asciiTheme="majorHAnsi" w:hAnsiTheme="majorHAnsi"/>
        </w:rPr>
        <w:t>:</w:t>
      </w:r>
      <w:r w:rsidR="00E9070F" w:rsidRPr="002C427B">
        <w:rPr>
          <w:rFonts w:asciiTheme="majorHAnsi" w:hAnsiTheme="majorHAnsi"/>
        </w:rPr>
        <w:t xml:space="preserve"> </w:t>
      </w:r>
      <w:r w:rsidR="003B031C" w:rsidRPr="002C427B">
        <w:rPr>
          <w:rFonts w:asciiTheme="majorHAnsi" w:hAnsiTheme="majorHAnsi"/>
          <w:rPrChange w:id="39" w:author="David Hoff" w:date="2016-04-13T08:36:00Z">
            <w:rPr>
              <w:rStyle w:val="Hyperlink"/>
              <w:rFonts w:asciiTheme="majorHAnsi" w:hAnsiTheme="majorHAnsi"/>
            </w:rPr>
          </w:rPrChange>
        </w:rPr>
        <w:fldChar w:fldCharType="begin"/>
      </w:r>
      <w:r w:rsidR="003B031C" w:rsidRPr="002C427B">
        <w:rPr>
          <w:rFonts w:asciiTheme="majorHAnsi" w:hAnsiTheme="majorHAnsi"/>
          <w:rPrChange w:id="40" w:author="David Hoff" w:date="2016-04-13T08:36:00Z">
            <w:rPr/>
          </w:rPrChange>
        </w:rPr>
        <w:instrText xml:space="preserve"> HYPERLINK "http://www.nga.org/files/live/sites/NGA/files/pdf/2013/NGA_2013BetterBottomLineWeb.pdf" </w:instrText>
      </w:r>
      <w:r w:rsidR="003B031C" w:rsidRPr="002C427B">
        <w:rPr>
          <w:rFonts w:asciiTheme="majorHAnsi" w:hAnsiTheme="majorHAnsi"/>
          <w:rPrChange w:id="41" w:author="David Hoff" w:date="2016-04-13T08:36:00Z">
            <w:rPr>
              <w:rStyle w:val="Hyperlink"/>
              <w:rFonts w:asciiTheme="majorHAnsi" w:hAnsiTheme="majorHAnsi"/>
            </w:rPr>
          </w:rPrChange>
        </w:rPr>
        <w:fldChar w:fldCharType="separate"/>
      </w:r>
      <w:r w:rsidR="00E9070F" w:rsidRPr="002C427B">
        <w:rPr>
          <w:rStyle w:val="Hyperlink"/>
          <w:rFonts w:asciiTheme="majorHAnsi" w:hAnsiTheme="majorHAnsi"/>
        </w:rPr>
        <w:t>www.nga.org/files/live/sites/NGA/files/pdf/2013/NGA_2013BetterBottomLineWeb.pdf</w:t>
      </w:r>
      <w:r w:rsidR="003B031C" w:rsidRPr="002C427B">
        <w:rPr>
          <w:rStyle w:val="Hyperlink"/>
          <w:rFonts w:asciiTheme="majorHAnsi" w:hAnsiTheme="majorHAnsi"/>
          <w:rPrChange w:id="42" w:author="David Hoff" w:date="2016-04-13T08:36:00Z">
            <w:rPr>
              <w:rStyle w:val="Hyperlink"/>
              <w:rFonts w:asciiTheme="majorHAnsi" w:hAnsiTheme="majorHAnsi"/>
            </w:rPr>
          </w:rPrChange>
        </w:rPr>
        <w:fldChar w:fldCharType="end"/>
      </w:r>
      <w:del w:id="43" w:author="David Hoff" w:date="2016-04-12T16:53:00Z">
        <w:r w:rsidR="00216A2F" w:rsidRPr="002C427B" w:rsidDel="004C7212">
          <w:rPr>
            <w:rStyle w:val="Hyperlink"/>
            <w:rFonts w:asciiTheme="majorHAnsi" w:hAnsiTheme="majorHAnsi"/>
          </w:rPr>
          <w:br/>
        </w:r>
        <w:r w:rsidR="00E9070F" w:rsidRPr="002C427B" w:rsidDel="004C7212">
          <w:rPr>
            <w:rFonts w:asciiTheme="majorHAnsi" w:hAnsiTheme="majorHAnsi"/>
          </w:rPr>
          <w:delText xml:space="preserve"> </w:delText>
        </w:r>
        <w:r w:rsidRPr="002C427B" w:rsidDel="004C7212">
          <w:rPr>
            <w:rFonts w:asciiTheme="majorHAnsi" w:hAnsiTheme="majorHAnsi"/>
          </w:rPr>
          <w:delText xml:space="preserve"> </w:delText>
        </w:r>
      </w:del>
      <w:del w:id="44" w:author="David Hoff" w:date="2016-04-12T16:52:00Z">
        <w:r w:rsidRPr="002C427B" w:rsidDel="004C7212">
          <w:rPr>
            <w:rFonts w:asciiTheme="majorHAnsi" w:hAnsiTheme="majorHAnsi"/>
          </w:rPr>
          <w:delText xml:space="preserve"> </w:delText>
        </w:r>
      </w:del>
    </w:p>
    <w:p w14:paraId="19B69E65" w14:textId="77777777" w:rsidR="00FC5892" w:rsidRPr="0006677D" w:rsidDel="00DC0732" w:rsidRDefault="00FC5892" w:rsidP="0077191F">
      <w:pPr>
        <w:spacing w:before="240"/>
        <w:rPr>
          <w:del w:id="45" w:author="David Hoff" w:date="2016-04-13T07:59:00Z"/>
          <w:rFonts w:asciiTheme="majorHAnsi" w:hAnsiTheme="majorHAnsi"/>
        </w:rPr>
      </w:pPr>
      <w:r w:rsidRPr="002C427B">
        <w:rPr>
          <w:rFonts w:asciiTheme="majorHAnsi" w:hAnsiTheme="majorHAnsi"/>
        </w:rPr>
        <w:t xml:space="preserve">NACDD Report – The Time is </w:t>
      </w:r>
      <w:r w:rsidR="00F31CC8" w:rsidRPr="002C427B">
        <w:rPr>
          <w:rFonts w:asciiTheme="majorHAnsi" w:hAnsiTheme="majorHAnsi"/>
        </w:rPr>
        <w:t>Now: Embracing Employment First</w:t>
      </w:r>
      <w:r w:rsidR="00F31CC8" w:rsidRPr="002C427B">
        <w:rPr>
          <w:rFonts w:asciiTheme="majorHAnsi" w:hAnsiTheme="majorHAnsi"/>
        </w:rPr>
        <w:br/>
      </w:r>
      <w:r w:rsidRPr="002C427B">
        <w:rPr>
          <w:rFonts w:asciiTheme="majorHAnsi" w:hAnsiTheme="majorHAnsi"/>
        </w:rPr>
        <w:t>November 2011 report from the National Association of Councils on Developmental Disabilities, providing an overview of Employment First, with a particular focus on DD Council efforts</w:t>
      </w:r>
      <w:r w:rsidR="00616F5A"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46" w:author="David Hoff" w:date="2016-04-13T08:36:00Z">
            <w:rPr>
              <w:rStyle w:val="Hyperlink"/>
              <w:rFonts w:asciiTheme="majorHAnsi" w:hAnsiTheme="majorHAnsi"/>
            </w:rPr>
          </w:rPrChange>
        </w:rPr>
        <w:fldChar w:fldCharType="begin"/>
      </w:r>
      <w:r w:rsidR="003B031C" w:rsidRPr="002C427B">
        <w:rPr>
          <w:rFonts w:asciiTheme="majorHAnsi" w:hAnsiTheme="majorHAnsi"/>
          <w:rPrChange w:id="47" w:author="David Hoff" w:date="2016-04-13T08:36:00Z">
            <w:rPr/>
          </w:rPrChange>
        </w:rPr>
        <w:instrText xml:space="preserve"> HYPERLINK "http://www.acl.gov/programs/aidd/Program_Resource_Search/Resources/embracing-employment-first.aspx" </w:instrText>
      </w:r>
      <w:r w:rsidR="003B031C" w:rsidRPr="002C427B">
        <w:rPr>
          <w:rFonts w:asciiTheme="majorHAnsi" w:hAnsiTheme="majorHAnsi"/>
          <w:rPrChange w:id="48" w:author="David Hoff" w:date="2016-04-13T08:36:00Z">
            <w:rPr>
              <w:rStyle w:val="Hyperlink"/>
              <w:rFonts w:asciiTheme="majorHAnsi" w:hAnsiTheme="majorHAnsi"/>
            </w:rPr>
          </w:rPrChange>
        </w:rPr>
        <w:fldChar w:fldCharType="separate"/>
      </w:r>
      <w:r w:rsidR="00B035EB" w:rsidRPr="002C427B">
        <w:rPr>
          <w:rStyle w:val="Hyperlink"/>
          <w:rFonts w:asciiTheme="majorHAnsi" w:hAnsiTheme="majorHAnsi"/>
        </w:rPr>
        <w:t>www.acl.gov/programs/aidd/Program_Resource_Search/Resources/embracing-employment-first.aspx</w:t>
      </w:r>
      <w:r w:rsidR="003B031C" w:rsidRPr="002C427B">
        <w:rPr>
          <w:rStyle w:val="Hyperlink"/>
          <w:rFonts w:asciiTheme="majorHAnsi" w:hAnsiTheme="majorHAnsi"/>
          <w:rPrChange w:id="49" w:author="David Hoff" w:date="2016-04-13T08:36:00Z">
            <w:rPr>
              <w:rStyle w:val="Hyperlink"/>
              <w:rFonts w:asciiTheme="majorHAnsi" w:hAnsiTheme="majorHAnsi"/>
            </w:rPr>
          </w:rPrChange>
        </w:rPr>
        <w:fldChar w:fldCharType="end"/>
      </w:r>
      <w:r w:rsidR="00B035EB" w:rsidRPr="002C427B">
        <w:rPr>
          <w:rFonts w:asciiTheme="majorHAnsi" w:hAnsiTheme="majorHAnsi"/>
        </w:rPr>
        <w:t xml:space="preserve"> </w:t>
      </w:r>
    </w:p>
    <w:p w14:paraId="647E5A96" w14:textId="77777777" w:rsidR="00DC0732" w:rsidRPr="0006677D" w:rsidRDefault="00DC0732" w:rsidP="002C427B">
      <w:pPr>
        <w:spacing w:before="240"/>
        <w:rPr>
          <w:ins w:id="50" w:author="David Hoff" w:date="2016-04-13T07:58:00Z"/>
          <w:rFonts w:asciiTheme="majorHAnsi" w:hAnsiTheme="majorHAnsi"/>
        </w:rPr>
      </w:pPr>
    </w:p>
    <w:p w14:paraId="1F246766" w14:textId="77777777" w:rsidR="00DC0732" w:rsidRPr="003F4F26" w:rsidRDefault="001F346B" w:rsidP="00DC0732">
      <w:pPr>
        <w:spacing w:before="240"/>
        <w:rPr>
          <w:ins w:id="51" w:author="David Hoff" w:date="2016-04-13T07:58:00Z"/>
          <w:rFonts w:asciiTheme="majorHAnsi" w:hAnsiTheme="majorHAnsi"/>
        </w:rPr>
      </w:pPr>
      <w:r w:rsidRPr="0006677D">
        <w:rPr>
          <w:rFonts w:asciiTheme="majorHAnsi" w:hAnsiTheme="majorHAnsi"/>
        </w:rPr>
        <w:t>NASDD</w:t>
      </w:r>
      <w:r w:rsidR="0012627F" w:rsidRPr="0006677D">
        <w:rPr>
          <w:rFonts w:asciiTheme="majorHAnsi" w:hAnsiTheme="majorHAnsi"/>
        </w:rPr>
        <w:t>D</w:t>
      </w:r>
      <w:r w:rsidRPr="00476A56">
        <w:rPr>
          <w:rFonts w:asciiTheme="majorHAnsi" w:hAnsiTheme="majorHAnsi"/>
        </w:rPr>
        <w:t>S Article – Workers First</w:t>
      </w:r>
      <w:del w:id="52" w:author="David Hoff" w:date="2016-04-13T07:58:00Z">
        <w:r w:rsidRPr="00DA5A12" w:rsidDel="00DC0732">
          <w:rPr>
            <w:rFonts w:asciiTheme="majorHAnsi" w:hAnsiTheme="majorHAnsi"/>
          </w:rPr>
          <w:delText>:</w:delText>
        </w:r>
      </w:del>
      <w:r w:rsidRPr="00DA5A12">
        <w:rPr>
          <w:rFonts w:asciiTheme="majorHAnsi" w:hAnsiTheme="majorHAnsi"/>
        </w:rPr>
        <w:t xml:space="preserve"> </w:t>
      </w:r>
    </w:p>
    <w:p w14:paraId="0DE758F1" w14:textId="6C7BE772" w:rsidR="001F346B" w:rsidRPr="0006677D" w:rsidRDefault="00DC0732">
      <w:pPr>
        <w:rPr>
          <w:rFonts w:asciiTheme="majorHAnsi" w:hAnsiTheme="majorHAnsi"/>
        </w:rPr>
        <w:pPrChange w:id="53" w:author="David Hoff" w:date="2016-04-13T07:58:00Z">
          <w:pPr>
            <w:spacing w:before="240"/>
          </w:pPr>
        </w:pPrChange>
      </w:pPr>
      <w:ins w:id="54" w:author="David Hoff" w:date="2016-04-13T07:58:00Z">
        <w:r w:rsidRPr="007A7450">
          <w:rPr>
            <w:rFonts w:asciiTheme="majorHAnsi" w:hAnsiTheme="majorHAnsi"/>
          </w:rPr>
          <w:t xml:space="preserve">Article from June 2009 </w:t>
        </w:r>
        <w:r w:rsidRPr="002C427B">
          <w:rPr>
            <w:rFonts w:asciiTheme="majorHAnsi" w:hAnsiTheme="majorHAnsi"/>
            <w:i/>
            <w:rPrChange w:id="55" w:author="David Hoff" w:date="2016-04-13T08:36:00Z">
              <w:rPr>
                <w:rFonts w:asciiTheme="majorHAnsi" w:hAnsiTheme="majorHAnsi"/>
              </w:rPr>
            </w:rPrChange>
          </w:rPr>
          <w:t>Community Services Reporter</w:t>
        </w:r>
        <w:r w:rsidRPr="002C427B">
          <w:rPr>
            <w:rFonts w:asciiTheme="majorHAnsi" w:hAnsiTheme="majorHAnsi"/>
          </w:rPr>
          <w:t xml:space="preserve"> </w:t>
        </w:r>
      </w:ins>
      <w:del w:id="56" w:author="David Hoff" w:date="2016-04-13T07:58:00Z">
        <w:r w:rsidR="001F346B" w:rsidRPr="0006677D" w:rsidDel="00DC0732">
          <w:rPr>
            <w:rFonts w:asciiTheme="majorHAnsi" w:hAnsiTheme="majorHAnsi"/>
          </w:rPr>
          <w:delText>Article from June 2</w:delText>
        </w:r>
        <w:r w:rsidR="00F31CC8" w:rsidRPr="0006677D" w:rsidDel="00DC0732">
          <w:rPr>
            <w:rFonts w:asciiTheme="majorHAnsi" w:hAnsiTheme="majorHAnsi"/>
          </w:rPr>
          <w:delText>009 Community Services Reporter</w:delText>
        </w:r>
        <w:r w:rsidR="00F31CC8" w:rsidRPr="0006677D" w:rsidDel="00DC0732">
          <w:rPr>
            <w:rFonts w:asciiTheme="majorHAnsi" w:hAnsiTheme="majorHAnsi"/>
          </w:rPr>
          <w:br/>
        </w:r>
      </w:del>
      <w:ins w:id="57" w:author="David Hoff" w:date="2016-04-13T07:58:00Z">
        <w:r w:rsidRPr="0006677D">
          <w:rPr>
            <w:rFonts w:asciiTheme="majorHAnsi" w:hAnsiTheme="majorHAnsi"/>
          </w:rPr>
          <w:t>p</w:t>
        </w:r>
      </w:ins>
      <w:del w:id="58" w:author="David Hoff" w:date="2016-04-13T07:58:00Z">
        <w:r w:rsidR="00DD52BA" w:rsidRPr="0006677D" w:rsidDel="00DC0732">
          <w:rPr>
            <w:rFonts w:asciiTheme="majorHAnsi" w:hAnsiTheme="majorHAnsi"/>
          </w:rPr>
          <w:delText>P</w:delText>
        </w:r>
      </w:del>
      <w:r w:rsidR="001F346B" w:rsidRPr="00476A56">
        <w:rPr>
          <w:rFonts w:asciiTheme="majorHAnsi" w:hAnsiTheme="majorHAnsi"/>
        </w:rPr>
        <w:t>ublished by National Assoc</w:t>
      </w:r>
      <w:r w:rsidR="001F346B" w:rsidRPr="00DA5A12">
        <w:rPr>
          <w:rFonts w:asciiTheme="majorHAnsi" w:hAnsiTheme="majorHAnsi"/>
        </w:rPr>
        <w:t>iation of State Directors of Developmental Disabilities Services</w:t>
      </w:r>
      <w:r w:rsidR="00616F5A" w:rsidRPr="002C427B">
        <w:rPr>
          <w:rFonts w:asciiTheme="majorHAnsi" w:hAnsiTheme="majorHAnsi"/>
        </w:rPr>
        <w:t>,</w:t>
      </w:r>
      <w:r w:rsidR="001F346B" w:rsidRPr="002C427B">
        <w:rPr>
          <w:rFonts w:asciiTheme="majorHAnsi" w:hAnsiTheme="majorHAnsi"/>
        </w:rPr>
        <w:t xml:space="preserve"> providing an overview of Employment First efforts</w:t>
      </w:r>
      <w:r w:rsidR="00616F5A" w:rsidRPr="002C427B">
        <w:rPr>
          <w:rFonts w:asciiTheme="majorHAnsi" w:hAnsiTheme="majorHAnsi"/>
        </w:rPr>
        <w:t>:</w:t>
      </w:r>
      <w:r w:rsidR="00616F5A" w:rsidRPr="002C427B">
        <w:rPr>
          <w:rFonts w:asciiTheme="majorHAnsi" w:hAnsiTheme="majorHAnsi"/>
        </w:rPr>
        <w:br/>
      </w:r>
      <w:r w:rsidR="003B031C" w:rsidRPr="002C427B">
        <w:rPr>
          <w:rFonts w:asciiTheme="majorHAnsi" w:hAnsiTheme="majorHAnsi"/>
          <w:rPrChange w:id="59" w:author="David Hoff" w:date="2016-04-13T08:36:00Z">
            <w:rPr>
              <w:rStyle w:val="Hyperlink"/>
              <w:rFonts w:asciiTheme="majorHAnsi" w:hAnsiTheme="majorHAnsi"/>
            </w:rPr>
          </w:rPrChange>
        </w:rPr>
        <w:fldChar w:fldCharType="begin"/>
      </w:r>
      <w:r w:rsidR="003B031C" w:rsidRPr="002C427B">
        <w:rPr>
          <w:rFonts w:asciiTheme="majorHAnsi" w:hAnsiTheme="majorHAnsi"/>
          <w:rPrChange w:id="60" w:author="David Hoff" w:date="2016-04-13T08:36:00Z">
            <w:rPr/>
          </w:rPrChange>
        </w:rPr>
        <w:instrText xml:space="preserve"> HYPERLINK "http://www.nasddds.org/resource-library/employment/employment-resource-documents/workers-first" </w:instrText>
      </w:r>
      <w:r w:rsidR="003B031C" w:rsidRPr="002C427B">
        <w:rPr>
          <w:rFonts w:asciiTheme="majorHAnsi" w:hAnsiTheme="majorHAnsi"/>
          <w:rPrChange w:id="61" w:author="David Hoff" w:date="2016-04-13T08:36:00Z">
            <w:rPr>
              <w:rStyle w:val="Hyperlink"/>
              <w:rFonts w:asciiTheme="majorHAnsi" w:hAnsiTheme="majorHAnsi"/>
            </w:rPr>
          </w:rPrChange>
        </w:rPr>
        <w:fldChar w:fldCharType="separate"/>
      </w:r>
      <w:r w:rsidR="0012627F" w:rsidRPr="002C427B">
        <w:rPr>
          <w:rStyle w:val="Hyperlink"/>
          <w:rFonts w:asciiTheme="majorHAnsi" w:hAnsiTheme="majorHAnsi"/>
        </w:rPr>
        <w:t>www.nasddds.org/resource-library/employment/employment-resource-documents/workers-first</w:t>
      </w:r>
      <w:r w:rsidR="003B031C" w:rsidRPr="002C427B">
        <w:rPr>
          <w:rStyle w:val="Hyperlink"/>
          <w:rFonts w:asciiTheme="majorHAnsi" w:hAnsiTheme="majorHAnsi"/>
          <w:rPrChange w:id="62" w:author="David Hoff" w:date="2016-04-13T08:36:00Z">
            <w:rPr>
              <w:rStyle w:val="Hyperlink"/>
              <w:rFonts w:asciiTheme="majorHAnsi" w:hAnsiTheme="majorHAnsi"/>
            </w:rPr>
          </w:rPrChange>
        </w:rPr>
        <w:fldChar w:fldCharType="end"/>
      </w:r>
      <w:r w:rsidR="0012627F" w:rsidRPr="002C427B">
        <w:rPr>
          <w:rFonts w:asciiTheme="majorHAnsi" w:hAnsiTheme="majorHAnsi"/>
        </w:rPr>
        <w:t xml:space="preserve"> </w:t>
      </w:r>
    </w:p>
    <w:p w14:paraId="640BF7EF" w14:textId="65A7E096" w:rsidR="00C30C95" w:rsidRDefault="00C30C95" w:rsidP="0077191F">
      <w:pPr>
        <w:spacing w:before="240"/>
        <w:rPr>
          <w:ins w:id="63" w:author="David Hoff" w:date="2016-04-13T10:08:00Z"/>
          <w:rFonts w:asciiTheme="majorHAnsi" w:hAnsiTheme="majorHAnsi"/>
        </w:rPr>
      </w:pPr>
      <w:ins w:id="64" w:author="David Hoff" w:date="2016-04-13T10:08:00Z">
        <w:r w:rsidRPr="0006677D">
          <w:rPr>
            <w:rFonts w:asciiTheme="majorHAnsi" w:hAnsiTheme="majorHAnsi"/>
          </w:rPr>
          <w:t>NASDDD</w:t>
        </w:r>
        <w:r w:rsidRPr="00476A56">
          <w:rPr>
            <w:rFonts w:asciiTheme="majorHAnsi" w:hAnsiTheme="majorHAnsi"/>
          </w:rPr>
          <w:t xml:space="preserve">S </w:t>
        </w:r>
        <w:r>
          <w:rPr>
            <w:rFonts w:asciiTheme="majorHAnsi" w:hAnsiTheme="majorHAnsi"/>
          </w:rPr>
          <w:t>Report – Employment First: A Review of Successful State</w:t>
        </w:r>
        <w:bookmarkStart w:id="65" w:name="_GoBack"/>
        <w:bookmarkEnd w:id="65"/>
        <w:r>
          <w:rPr>
            <w:rFonts w:asciiTheme="majorHAnsi" w:hAnsiTheme="majorHAnsi"/>
          </w:rPr>
          <w:t xml:space="preserve"> Strategies for Improving Employment Outcomes Among People with Disabilities</w:t>
        </w:r>
      </w:ins>
    </w:p>
    <w:p w14:paraId="360E8242" w14:textId="4CBD19AD" w:rsidR="00C30C95" w:rsidRDefault="00C30C95" w:rsidP="00C30C95">
      <w:pPr>
        <w:rPr>
          <w:ins w:id="66" w:author="David Hoff" w:date="2016-04-13T10:08:00Z"/>
          <w:rFonts w:asciiTheme="majorHAnsi" w:hAnsiTheme="majorHAnsi"/>
        </w:rPr>
        <w:pPrChange w:id="67" w:author="David Hoff" w:date="2016-04-13T10:11:00Z">
          <w:pPr>
            <w:spacing w:before="240"/>
          </w:pPr>
        </w:pPrChange>
      </w:pPr>
      <w:ins w:id="68" w:author="David Hoff" w:date="2016-04-13T10:09:00Z">
        <w:r>
          <w:rPr>
            <w:rFonts w:asciiTheme="majorHAnsi" w:hAnsiTheme="majorHAnsi"/>
          </w:rPr>
          <w:t>August 2013 report prepared</w:t>
        </w:r>
      </w:ins>
      <w:ins w:id="69" w:author="David Hoff" w:date="2016-04-13T10:10:00Z">
        <w:r>
          <w:rPr>
            <w:rFonts w:asciiTheme="majorHAnsi" w:hAnsiTheme="majorHAnsi"/>
          </w:rPr>
          <w:t xml:space="preserve"> by </w:t>
        </w:r>
        <w:r w:rsidRPr="00476A56">
          <w:rPr>
            <w:rFonts w:asciiTheme="majorHAnsi" w:hAnsiTheme="majorHAnsi"/>
          </w:rPr>
          <w:t>National Assoc</w:t>
        </w:r>
        <w:r w:rsidRPr="00DA5A12">
          <w:rPr>
            <w:rFonts w:asciiTheme="majorHAnsi" w:hAnsiTheme="majorHAnsi"/>
          </w:rPr>
          <w:t>iation of State Directors of Developmental Disabilities Services</w:t>
        </w:r>
      </w:ins>
      <w:ins w:id="70" w:author="David Hoff" w:date="2016-04-13T10:09:00Z">
        <w:r>
          <w:rPr>
            <w:rFonts w:asciiTheme="majorHAnsi" w:hAnsiTheme="majorHAnsi"/>
          </w:rPr>
          <w:t xml:space="preserve"> for the Arizona Developmental Disabilities Planning Council</w:t>
        </w:r>
      </w:ins>
      <w:ins w:id="71" w:author="David Hoff" w:date="2016-04-13T10:10:00Z">
        <w:r>
          <w:rPr>
            <w:rFonts w:asciiTheme="majorHAnsi" w:hAnsiTheme="majorHAnsi"/>
          </w:rPr>
          <w:t xml:space="preserve">: </w:t>
        </w:r>
        <w:r>
          <w:rPr>
            <w:rFonts w:asciiTheme="majorHAnsi" w:hAnsiTheme="majorHAnsi"/>
          </w:rPr>
          <w:fldChar w:fldCharType="begin"/>
        </w:r>
        <w:r>
          <w:rPr>
            <w:rFonts w:asciiTheme="majorHAnsi" w:hAnsiTheme="majorHAnsi"/>
          </w:rPr>
          <w:instrText xml:space="preserve"> HYPERLINK "http://</w:instrText>
        </w:r>
        <w:r w:rsidRPr="00C30C95">
          <w:rPr>
            <w:rFonts w:asciiTheme="majorHAnsi" w:hAnsiTheme="majorHAnsi"/>
          </w:rPr>
          <w:instrText>www.nasddds.org/uploads/documents/Employment_First1.pdf</w:instrText>
        </w:r>
        <w:r>
          <w:rPr>
            <w:rFonts w:asciiTheme="majorHAnsi" w:hAnsiTheme="majorHAnsi"/>
          </w:rPr>
          <w:instrText xml:space="preserve">" </w:instrText>
        </w:r>
        <w:r>
          <w:rPr>
            <w:rFonts w:asciiTheme="majorHAnsi" w:hAnsiTheme="majorHAnsi"/>
          </w:rPr>
          <w:fldChar w:fldCharType="separate"/>
        </w:r>
        <w:r w:rsidRPr="00D61D10">
          <w:rPr>
            <w:rStyle w:val="Hyperlink"/>
            <w:rFonts w:asciiTheme="majorHAnsi" w:hAnsiTheme="majorHAnsi"/>
          </w:rPr>
          <w:t>www.nasddds.org/uploads/documents/Employment_First1.pdf</w:t>
        </w:r>
        <w:r>
          <w:rPr>
            <w:rFonts w:asciiTheme="majorHAnsi" w:hAnsiTheme="majorHAnsi"/>
          </w:rPr>
          <w:fldChar w:fldCharType="end"/>
        </w:r>
        <w:r>
          <w:rPr>
            <w:rFonts w:asciiTheme="majorHAnsi" w:hAnsiTheme="majorHAnsi"/>
          </w:rPr>
          <w:t xml:space="preserve"> </w:t>
        </w:r>
      </w:ins>
    </w:p>
    <w:p w14:paraId="7F4BDDA1" w14:textId="3A336ECE" w:rsidR="001F346B" w:rsidRPr="002C427B" w:rsidDel="004C7212" w:rsidRDefault="001F346B" w:rsidP="0077191F">
      <w:pPr>
        <w:spacing w:before="240"/>
        <w:rPr>
          <w:del w:id="72" w:author="David Hoff" w:date="2016-04-12T16:53:00Z"/>
          <w:rFonts w:asciiTheme="majorHAnsi" w:hAnsiTheme="majorHAnsi"/>
        </w:rPr>
      </w:pPr>
      <w:del w:id="73" w:author="David Hoff" w:date="2016-04-12T16:53:00Z">
        <w:r w:rsidRPr="0006677D" w:rsidDel="004C7212">
          <w:rPr>
            <w:rFonts w:asciiTheme="majorHAnsi" w:hAnsiTheme="majorHAnsi"/>
          </w:rPr>
          <w:delText xml:space="preserve">NTAR Leadership Center Blog: post on Employment First by Wendy Parent, Kansas University </w:delText>
        </w:r>
        <w:r w:rsidR="00A32081" w:rsidRPr="002C427B" w:rsidDel="004C7212">
          <w:rPr>
            <w:rFonts w:asciiTheme="majorHAnsi" w:hAnsiTheme="majorHAnsi"/>
            <w:rPrChange w:id="74" w:author="David Hoff" w:date="2016-04-13T08:36:00Z">
              <w:rPr>
                <w:rStyle w:val="Hyperlink"/>
                <w:rFonts w:asciiTheme="majorHAnsi" w:hAnsiTheme="majorHAnsi"/>
              </w:rPr>
            </w:rPrChange>
          </w:rPr>
          <w:fldChar w:fldCharType="begin"/>
        </w:r>
        <w:r w:rsidR="00A32081" w:rsidRPr="002C427B" w:rsidDel="004C7212">
          <w:rPr>
            <w:rFonts w:asciiTheme="majorHAnsi" w:hAnsiTheme="majorHAnsi"/>
            <w:rPrChange w:id="75" w:author="David Hoff" w:date="2016-04-13T08:36:00Z">
              <w:rPr/>
            </w:rPrChange>
          </w:rPr>
          <w:delInstrText xml:space="preserve"> HYPERLINK "http://ntarseedingchange.blogspot.com/2010/03/employment-first.html" </w:delInstrText>
        </w:r>
        <w:r w:rsidR="00A32081" w:rsidRPr="002C427B" w:rsidDel="004C7212">
          <w:rPr>
            <w:rFonts w:asciiTheme="majorHAnsi" w:hAnsiTheme="majorHAnsi"/>
            <w:rPrChange w:id="76" w:author="David Hoff" w:date="2016-04-13T08:36:00Z">
              <w:rPr>
                <w:rStyle w:val="Hyperlink"/>
                <w:rFonts w:asciiTheme="majorHAnsi" w:hAnsiTheme="majorHAnsi"/>
              </w:rPr>
            </w:rPrChange>
          </w:rPr>
          <w:fldChar w:fldCharType="separate"/>
        </w:r>
        <w:r w:rsidRPr="002C427B" w:rsidDel="004C7212">
          <w:rPr>
            <w:rStyle w:val="Hyperlink"/>
            <w:rFonts w:asciiTheme="majorHAnsi" w:hAnsiTheme="majorHAnsi"/>
          </w:rPr>
          <w:delText>http://ntarseedingchange.blogspot.com/2010/03/employment-first.html</w:delText>
        </w:r>
        <w:r w:rsidR="00A32081" w:rsidRPr="002C427B" w:rsidDel="004C7212">
          <w:rPr>
            <w:rStyle w:val="Hyperlink"/>
            <w:rFonts w:asciiTheme="majorHAnsi" w:hAnsiTheme="majorHAnsi"/>
            <w:rPrChange w:id="77" w:author="David Hoff" w:date="2016-04-13T08:36:00Z">
              <w:rPr>
                <w:rStyle w:val="Hyperlink"/>
                <w:rFonts w:asciiTheme="majorHAnsi" w:hAnsiTheme="majorHAnsi"/>
              </w:rPr>
            </w:rPrChange>
          </w:rPr>
          <w:fldChar w:fldCharType="end"/>
        </w:r>
      </w:del>
    </w:p>
    <w:p w14:paraId="1C825FA7" w14:textId="77777777" w:rsidR="005244EE" w:rsidRPr="0006677D" w:rsidRDefault="001F346B" w:rsidP="0077191F">
      <w:pPr>
        <w:spacing w:before="240"/>
        <w:rPr>
          <w:rFonts w:asciiTheme="majorHAnsi" w:hAnsiTheme="majorHAnsi"/>
        </w:rPr>
      </w:pPr>
      <w:r w:rsidRPr="0006677D">
        <w:rPr>
          <w:rFonts w:asciiTheme="majorHAnsi" w:hAnsiTheme="majorHAnsi"/>
        </w:rPr>
        <w:t xml:space="preserve">ODEP-USDOL </w:t>
      </w:r>
    </w:p>
    <w:p w14:paraId="509C4E60" w14:textId="77777777" w:rsidR="005244EE" w:rsidRPr="0006677D" w:rsidRDefault="0012627F" w:rsidP="0077191F">
      <w:pPr>
        <w:spacing w:before="60"/>
        <w:rPr>
          <w:rFonts w:asciiTheme="majorHAnsi" w:hAnsiTheme="majorHAnsi"/>
        </w:rPr>
      </w:pPr>
      <w:r w:rsidRPr="002C427B">
        <w:rPr>
          <w:rFonts w:asciiTheme="majorHAnsi" w:hAnsiTheme="majorHAnsi"/>
        </w:rPr>
        <w:t xml:space="preserve">ODEP </w:t>
      </w:r>
      <w:r w:rsidR="005244EE" w:rsidRPr="002C427B">
        <w:rPr>
          <w:rFonts w:asciiTheme="majorHAnsi" w:hAnsiTheme="majorHAnsi"/>
        </w:rPr>
        <w:t xml:space="preserve">Employment First Leadership Mentor Program: Information on </w:t>
      </w:r>
      <w:r w:rsidRPr="002C427B">
        <w:rPr>
          <w:rFonts w:asciiTheme="majorHAnsi" w:hAnsiTheme="majorHAnsi"/>
        </w:rPr>
        <w:t xml:space="preserve">the US Department of Labor Office of Disability Employment Policy’s </w:t>
      </w:r>
      <w:r w:rsidR="005244EE" w:rsidRPr="002C427B">
        <w:rPr>
          <w:rFonts w:asciiTheme="majorHAnsi" w:hAnsiTheme="majorHAnsi"/>
        </w:rPr>
        <w:t>Employment First Leadership Mentor Program</w:t>
      </w:r>
      <w:r w:rsidR="00927FC7"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78" w:author="David Hoff" w:date="2016-04-13T08:36:00Z">
            <w:rPr>
              <w:rStyle w:val="Hyperlink"/>
              <w:rFonts w:asciiTheme="majorHAnsi" w:hAnsiTheme="majorHAnsi"/>
            </w:rPr>
          </w:rPrChange>
        </w:rPr>
        <w:fldChar w:fldCharType="begin"/>
      </w:r>
      <w:r w:rsidR="003B031C" w:rsidRPr="002C427B">
        <w:rPr>
          <w:rFonts w:asciiTheme="majorHAnsi" w:hAnsiTheme="majorHAnsi"/>
          <w:rPrChange w:id="79" w:author="David Hoff" w:date="2016-04-13T08:36:00Z">
            <w:rPr/>
          </w:rPrChange>
        </w:rPr>
        <w:instrText xml:space="preserve"> HYPERLINK "http://www.dol.gov/odep/topics/EmploymentFirst.htm" </w:instrText>
      </w:r>
      <w:r w:rsidR="003B031C" w:rsidRPr="002C427B">
        <w:rPr>
          <w:rFonts w:asciiTheme="majorHAnsi" w:hAnsiTheme="majorHAnsi"/>
          <w:rPrChange w:id="80"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www.dol.gov/odep/topics/EmploymentFirst.htm</w:t>
      </w:r>
      <w:r w:rsidR="003B031C" w:rsidRPr="002C427B">
        <w:rPr>
          <w:rStyle w:val="Hyperlink"/>
          <w:rFonts w:asciiTheme="majorHAnsi" w:hAnsiTheme="majorHAnsi"/>
          <w:rPrChange w:id="81"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02B11158" w14:textId="77777777" w:rsidR="00A82D69" w:rsidRPr="0006677D" w:rsidRDefault="00A82D69">
      <w:pPr>
        <w:pStyle w:val="H"/>
        <w:spacing w:before="0"/>
        <w:rPr>
          <w:ins w:id="82" w:author="David Hoff" w:date="2016-04-12T18:30:00Z"/>
          <w:rFonts w:asciiTheme="majorHAnsi" w:hAnsiTheme="majorHAnsi"/>
          <w:b w:val="0"/>
          <w:sz w:val="24"/>
          <w:szCs w:val="24"/>
        </w:rPr>
        <w:pPrChange w:id="83" w:author="David Hoff" w:date="2016-04-12T18:33:00Z">
          <w:pPr>
            <w:pStyle w:val="H"/>
            <w:spacing w:after="360"/>
          </w:pPr>
        </w:pPrChange>
      </w:pPr>
    </w:p>
    <w:p w14:paraId="2F935147" w14:textId="59338811" w:rsidR="00A82D69" w:rsidRPr="002C427B" w:rsidRDefault="00A82D69">
      <w:pPr>
        <w:pStyle w:val="H"/>
        <w:spacing w:before="0"/>
        <w:rPr>
          <w:ins w:id="84" w:author="David Hoff" w:date="2016-04-12T18:30:00Z"/>
          <w:rFonts w:asciiTheme="majorHAnsi" w:hAnsiTheme="majorHAnsi"/>
          <w:b w:val="0"/>
          <w:sz w:val="24"/>
          <w:szCs w:val="24"/>
        </w:rPr>
        <w:pPrChange w:id="85" w:author="David Hoff" w:date="2016-04-12T18:33:00Z">
          <w:pPr>
            <w:pStyle w:val="H"/>
            <w:spacing w:after="360"/>
          </w:pPr>
        </w:pPrChange>
      </w:pPr>
      <w:ins w:id="86" w:author="David Hoff" w:date="2016-04-12T18:30:00Z">
        <w:r w:rsidRPr="002C427B">
          <w:rPr>
            <w:rFonts w:asciiTheme="majorHAnsi" w:hAnsiTheme="majorHAnsi"/>
            <w:b w:val="0"/>
            <w:sz w:val="24"/>
            <w:szCs w:val="24"/>
          </w:rPr>
          <w:t>University of MN – RTC on Community Living Brief</w:t>
        </w:r>
      </w:ins>
      <w:ins w:id="87" w:author="David Hoff" w:date="2016-04-12T18:31:00Z">
        <w:r w:rsidRPr="002C427B">
          <w:rPr>
            <w:rFonts w:asciiTheme="majorHAnsi" w:hAnsiTheme="majorHAnsi"/>
            <w:b w:val="0"/>
            <w:sz w:val="24"/>
            <w:szCs w:val="24"/>
          </w:rPr>
          <w:t xml:space="preserve"> – Employment First Across the Nation</w:t>
        </w:r>
      </w:ins>
      <w:ins w:id="88" w:author="David Hoff" w:date="2016-04-12T18:32:00Z">
        <w:r w:rsidRPr="002C427B">
          <w:rPr>
            <w:rFonts w:asciiTheme="majorHAnsi" w:hAnsiTheme="majorHAnsi"/>
            <w:b w:val="0"/>
            <w:sz w:val="24"/>
            <w:szCs w:val="24"/>
          </w:rPr>
          <w:t>: Progress on the Policy Front</w:t>
        </w:r>
      </w:ins>
    </w:p>
    <w:p w14:paraId="1777A85F" w14:textId="68753D9B" w:rsidR="001F346B" w:rsidRPr="002C427B" w:rsidRDefault="00A82D69">
      <w:pPr>
        <w:pStyle w:val="H"/>
        <w:spacing w:before="0"/>
        <w:rPr>
          <w:rFonts w:asciiTheme="majorHAnsi" w:hAnsiTheme="majorHAnsi"/>
          <w:b w:val="0"/>
          <w:sz w:val="24"/>
          <w:szCs w:val="24"/>
        </w:rPr>
        <w:pPrChange w:id="89" w:author="David Hoff" w:date="2016-04-12T18:33:00Z">
          <w:pPr>
            <w:pStyle w:val="H"/>
            <w:spacing w:after="360"/>
          </w:pPr>
        </w:pPrChange>
      </w:pPr>
      <w:ins w:id="90" w:author="David Hoff" w:date="2016-04-12T18:31:00Z">
        <w:r w:rsidRPr="002C427B">
          <w:rPr>
            <w:rFonts w:asciiTheme="majorHAnsi" w:hAnsiTheme="majorHAnsi"/>
            <w:b w:val="0"/>
            <w:sz w:val="24"/>
            <w:szCs w:val="24"/>
          </w:rPr>
          <w:t>Policy Research Brief from the RTC on Community Living at the University of Minnesota</w:t>
        </w:r>
      </w:ins>
      <w:ins w:id="91" w:author="David Hoff" w:date="2016-04-12T18:32:00Z">
        <w:r w:rsidRPr="002C427B">
          <w:rPr>
            <w:rFonts w:asciiTheme="majorHAnsi" w:hAnsiTheme="majorHAnsi"/>
            <w:b w:val="0"/>
            <w:sz w:val="24"/>
            <w:szCs w:val="24"/>
          </w:rPr>
          <w:t xml:space="preserve"> that includes map</w:t>
        </w:r>
      </w:ins>
      <w:ins w:id="92" w:author="David Hoff" w:date="2016-04-12T18:33:00Z">
        <w:r w:rsidRPr="002C427B">
          <w:rPr>
            <w:rFonts w:asciiTheme="majorHAnsi" w:hAnsiTheme="majorHAnsi"/>
            <w:b w:val="0"/>
            <w:sz w:val="24"/>
            <w:szCs w:val="24"/>
          </w:rPr>
          <w:t xml:space="preserve"> of Employment First states: </w:t>
        </w:r>
        <w:r w:rsidRPr="0006677D">
          <w:rPr>
            <w:rFonts w:asciiTheme="majorHAnsi" w:hAnsiTheme="majorHAnsi"/>
            <w:b w:val="0"/>
            <w:sz w:val="24"/>
            <w:szCs w:val="24"/>
          </w:rPr>
          <w:fldChar w:fldCharType="begin"/>
        </w:r>
        <w:r w:rsidRPr="002C427B">
          <w:rPr>
            <w:rFonts w:asciiTheme="majorHAnsi" w:hAnsiTheme="majorHAnsi"/>
            <w:b w:val="0"/>
            <w:sz w:val="24"/>
            <w:szCs w:val="24"/>
          </w:rPr>
          <w:instrText xml:space="preserve"> HYPERLINK "http://rtc.umn.edu/prb/214/" </w:instrText>
        </w:r>
        <w:r w:rsidRPr="0006677D">
          <w:rPr>
            <w:rFonts w:asciiTheme="majorHAnsi" w:hAnsiTheme="majorHAnsi"/>
            <w:b w:val="0"/>
            <w:sz w:val="24"/>
            <w:szCs w:val="24"/>
            <w:rPrChange w:id="93" w:author="David Hoff" w:date="2016-04-13T08:36:00Z">
              <w:rPr>
                <w:rFonts w:asciiTheme="majorHAnsi" w:hAnsiTheme="majorHAnsi"/>
                <w:b w:val="0"/>
                <w:sz w:val="24"/>
                <w:szCs w:val="24"/>
              </w:rPr>
            </w:rPrChange>
          </w:rPr>
          <w:fldChar w:fldCharType="separate"/>
        </w:r>
        <w:r w:rsidRPr="0006677D">
          <w:rPr>
            <w:rStyle w:val="Hyperlink"/>
            <w:rFonts w:asciiTheme="majorHAnsi" w:hAnsiTheme="majorHAnsi"/>
            <w:b w:val="0"/>
            <w:sz w:val="24"/>
            <w:szCs w:val="24"/>
          </w:rPr>
          <w:t>http://rtc.umn.edu/prb/214/</w:t>
        </w:r>
        <w:r w:rsidRPr="0006677D">
          <w:rPr>
            <w:rFonts w:asciiTheme="majorHAnsi" w:hAnsiTheme="majorHAnsi"/>
            <w:b w:val="0"/>
            <w:sz w:val="24"/>
            <w:szCs w:val="24"/>
          </w:rPr>
          <w:fldChar w:fldCharType="end"/>
        </w:r>
        <w:r w:rsidRPr="002C427B">
          <w:rPr>
            <w:rFonts w:asciiTheme="majorHAnsi" w:hAnsiTheme="majorHAnsi"/>
            <w:b w:val="0"/>
            <w:sz w:val="24"/>
            <w:szCs w:val="24"/>
          </w:rPr>
          <w:t xml:space="preserve"> </w:t>
        </w:r>
      </w:ins>
      <w:r w:rsidR="001F346B" w:rsidRPr="002C427B">
        <w:rPr>
          <w:rFonts w:asciiTheme="majorHAnsi" w:hAnsiTheme="majorHAnsi"/>
          <w:b w:val="0"/>
          <w:sz w:val="24"/>
          <w:szCs w:val="24"/>
        </w:rPr>
        <w:br w:type="page"/>
        <w:t>State</w:t>
      </w:r>
      <w:r w:rsidR="00927FC7" w:rsidRPr="002C427B">
        <w:rPr>
          <w:rFonts w:asciiTheme="majorHAnsi" w:hAnsiTheme="majorHAnsi"/>
          <w:b w:val="0"/>
          <w:sz w:val="24"/>
          <w:szCs w:val="24"/>
        </w:rPr>
        <w:t>-</w:t>
      </w:r>
      <w:r w:rsidR="001F346B" w:rsidRPr="002C427B">
        <w:rPr>
          <w:rFonts w:asciiTheme="majorHAnsi" w:hAnsiTheme="majorHAnsi"/>
          <w:b w:val="0"/>
          <w:sz w:val="24"/>
          <w:szCs w:val="24"/>
        </w:rPr>
        <w:t>Specific Information</w:t>
      </w:r>
    </w:p>
    <w:p w14:paraId="648302C6" w14:textId="77777777" w:rsidR="001664DB" w:rsidRPr="002C427B" w:rsidRDefault="001664DB" w:rsidP="002508D0">
      <w:pPr>
        <w:pStyle w:val="H"/>
        <w:spacing w:after="360"/>
        <w:rPr>
          <w:rFonts w:asciiTheme="majorHAnsi" w:hAnsiTheme="majorHAnsi"/>
          <w:b w:val="0"/>
          <w:sz w:val="24"/>
          <w:szCs w:val="24"/>
        </w:rPr>
      </w:pPr>
      <w:r w:rsidRPr="002C427B">
        <w:rPr>
          <w:rFonts w:asciiTheme="majorHAnsi" w:hAnsiTheme="majorHAnsi"/>
          <w:b w:val="0"/>
          <w:sz w:val="24"/>
          <w:szCs w:val="24"/>
        </w:rPr>
        <w:t xml:space="preserve">For states with an Employment First policy, this is the first document listed. Also included are Employment First reports from individual states, developed by official state workgroups and grassroots initiatives. For states where Employment First activities have not been identified, state efforts emphasizing integrated employment have been noted. </w:t>
      </w:r>
    </w:p>
    <w:p w14:paraId="110E63F6" w14:textId="77777777" w:rsidR="00504EA6" w:rsidRPr="002C427B" w:rsidRDefault="009757B5" w:rsidP="0077191F">
      <w:pPr>
        <w:rPr>
          <w:rFonts w:asciiTheme="majorHAnsi" w:hAnsiTheme="majorHAnsi"/>
          <w:b/>
        </w:rPr>
      </w:pPr>
      <w:r w:rsidRPr="002C427B">
        <w:rPr>
          <w:rFonts w:asciiTheme="majorHAnsi" w:hAnsiTheme="majorHAnsi"/>
          <w:b/>
        </w:rPr>
        <w:t>ALABAMA</w:t>
      </w:r>
    </w:p>
    <w:p w14:paraId="701D9BC5" w14:textId="77777777" w:rsidR="009757B5" w:rsidRPr="002C427B" w:rsidRDefault="00504EA6" w:rsidP="0090411F">
      <w:pPr>
        <w:pStyle w:val="ListParagraph"/>
        <w:numPr>
          <w:ilvl w:val="0"/>
          <w:numId w:val="3"/>
        </w:numPr>
        <w:rPr>
          <w:rFonts w:asciiTheme="majorHAnsi" w:hAnsiTheme="majorHAnsi"/>
        </w:rPr>
      </w:pPr>
      <w:r w:rsidRPr="002C427B">
        <w:rPr>
          <w:rFonts w:asciiTheme="majorHAnsi" w:hAnsiTheme="majorHAnsi"/>
        </w:rPr>
        <w:t xml:space="preserve">AL </w:t>
      </w:r>
      <w:r w:rsidR="009757B5" w:rsidRPr="002C427B">
        <w:rPr>
          <w:rFonts w:asciiTheme="majorHAnsi" w:hAnsiTheme="majorHAnsi"/>
          <w:bCs/>
        </w:rPr>
        <w:t xml:space="preserve">Legislation (proposed): </w:t>
      </w:r>
      <w:r w:rsidR="004214ED" w:rsidRPr="002C427B">
        <w:rPr>
          <w:rFonts w:asciiTheme="majorHAnsi" w:hAnsiTheme="majorHAnsi"/>
          <w:bCs/>
        </w:rPr>
        <w:t xml:space="preserve">The Alabama Employment First Initiative Act, </w:t>
      </w:r>
      <w:r w:rsidR="00556BC3" w:rsidRPr="002C427B">
        <w:rPr>
          <w:rFonts w:asciiTheme="majorHAnsi" w:hAnsiTheme="majorHAnsi"/>
          <w:bCs/>
        </w:rPr>
        <w:t xml:space="preserve">originally </w:t>
      </w:r>
      <w:r w:rsidR="004214ED" w:rsidRPr="002C427B">
        <w:rPr>
          <w:rFonts w:asciiTheme="majorHAnsi" w:hAnsiTheme="majorHAnsi"/>
          <w:bCs/>
        </w:rPr>
        <w:t>introduced in April 2013</w:t>
      </w:r>
      <w:r w:rsidR="008A0CDE" w:rsidRPr="002C427B">
        <w:rPr>
          <w:rFonts w:asciiTheme="majorHAnsi" w:hAnsiTheme="majorHAnsi"/>
          <w:bCs/>
        </w:rPr>
        <w:t>:</w:t>
      </w:r>
      <w:r w:rsidR="004214ED" w:rsidRPr="002C427B">
        <w:rPr>
          <w:rFonts w:asciiTheme="majorHAnsi" w:hAnsiTheme="majorHAnsi"/>
          <w:bCs/>
        </w:rPr>
        <w:t xml:space="preserve"> </w:t>
      </w:r>
      <w:r w:rsidR="008A0CDE" w:rsidRPr="002C427B">
        <w:rPr>
          <w:rFonts w:asciiTheme="majorHAnsi" w:hAnsiTheme="majorHAnsi"/>
          <w:bCs/>
        </w:rPr>
        <w:br/>
      </w:r>
      <w:r w:rsidR="003B031C" w:rsidRPr="002C427B">
        <w:rPr>
          <w:rFonts w:asciiTheme="majorHAnsi" w:hAnsiTheme="majorHAnsi"/>
          <w:rPrChange w:id="94"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95" w:author="David Hoff" w:date="2016-04-13T08:36:00Z">
            <w:rPr/>
          </w:rPrChange>
        </w:rPr>
        <w:instrText xml:space="preserve"> HYPERLINK "http://alisondb.legislature.state.al.us/ALISON/SearchableInstruments/2013RS/PrintFiles/SB464-int.pdf" </w:instrText>
      </w:r>
      <w:r w:rsidR="003B031C" w:rsidRPr="002C427B">
        <w:rPr>
          <w:rFonts w:asciiTheme="majorHAnsi" w:hAnsiTheme="majorHAnsi"/>
          <w:rPrChange w:id="96" w:author="David Hoff" w:date="2016-04-13T08:36:00Z">
            <w:rPr>
              <w:rStyle w:val="Hyperlink"/>
              <w:rFonts w:asciiTheme="majorHAnsi" w:hAnsiTheme="majorHAnsi"/>
              <w:bCs/>
            </w:rPr>
          </w:rPrChange>
        </w:rPr>
        <w:fldChar w:fldCharType="separate"/>
      </w:r>
      <w:r w:rsidR="00FF3274" w:rsidRPr="002C427B">
        <w:rPr>
          <w:rStyle w:val="Hyperlink"/>
          <w:rFonts w:asciiTheme="majorHAnsi" w:hAnsiTheme="majorHAnsi"/>
          <w:bCs/>
        </w:rPr>
        <w:t>http://alisondb.legislature.state.al.us/ALISON/SearchableInstruments/2013RS/PrintFiles/SB464-int.pdf</w:t>
      </w:r>
      <w:r w:rsidR="003B031C" w:rsidRPr="002C427B">
        <w:rPr>
          <w:rStyle w:val="Hyperlink"/>
          <w:rFonts w:asciiTheme="majorHAnsi" w:hAnsiTheme="majorHAnsi"/>
          <w:bCs/>
          <w:rPrChange w:id="97" w:author="David Hoff" w:date="2016-04-13T08:36:00Z">
            <w:rPr>
              <w:rStyle w:val="Hyperlink"/>
              <w:rFonts w:asciiTheme="majorHAnsi" w:hAnsiTheme="majorHAnsi"/>
              <w:bCs/>
            </w:rPr>
          </w:rPrChange>
        </w:rPr>
        <w:fldChar w:fldCharType="end"/>
      </w:r>
      <w:r w:rsidR="00FF3274" w:rsidRPr="002C427B">
        <w:rPr>
          <w:rFonts w:asciiTheme="majorHAnsi" w:hAnsiTheme="majorHAnsi"/>
          <w:bCs/>
        </w:rPr>
        <w:t xml:space="preserve"> </w:t>
      </w:r>
    </w:p>
    <w:p w14:paraId="3AEDD8BE" w14:textId="77777777" w:rsidR="0077191F" w:rsidRPr="002C427B" w:rsidRDefault="0077191F" w:rsidP="0077191F">
      <w:pPr>
        <w:rPr>
          <w:rFonts w:asciiTheme="majorHAnsi" w:hAnsiTheme="majorHAnsi"/>
        </w:rPr>
      </w:pPr>
    </w:p>
    <w:p w14:paraId="51A0B462" w14:textId="77777777" w:rsidR="007A30CF" w:rsidRPr="002C427B" w:rsidRDefault="00B10B89" w:rsidP="0077191F">
      <w:pPr>
        <w:rPr>
          <w:rFonts w:asciiTheme="majorHAnsi" w:hAnsiTheme="majorHAnsi"/>
          <w:b/>
          <w:bCs/>
        </w:rPr>
      </w:pPr>
      <w:r w:rsidRPr="002C427B">
        <w:rPr>
          <w:rFonts w:asciiTheme="majorHAnsi" w:hAnsiTheme="majorHAnsi"/>
          <w:b/>
        </w:rPr>
        <w:t>Alaska</w:t>
      </w:r>
    </w:p>
    <w:p w14:paraId="1D34F8C2" w14:textId="507CD026" w:rsidR="007A30CF" w:rsidRPr="002C427B" w:rsidRDefault="007A30CF" w:rsidP="0090411F">
      <w:pPr>
        <w:pStyle w:val="ListParagraph"/>
        <w:numPr>
          <w:ilvl w:val="0"/>
          <w:numId w:val="3"/>
        </w:numPr>
        <w:rPr>
          <w:rFonts w:asciiTheme="majorHAnsi" w:hAnsiTheme="majorHAnsi"/>
          <w:bCs/>
        </w:rPr>
      </w:pPr>
      <w:r w:rsidRPr="002C427B">
        <w:rPr>
          <w:rFonts w:asciiTheme="majorHAnsi" w:hAnsiTheme="majorHAnsi"/>
          <w:bCs/>
        </w:rPr>
        <w:t xml:space="preserve">AK Legislation (passed): </w:t>
      </w:r>
      <w:del w:id="98" w:author="David Hoff" w:date="2016-04-13T08:00:00Z">
        <w:r w:rsidRPr="002C427B" w:rsidDel="00DC0732">
          <w:rPr>
            <w:rFonts w:asciiTheme="majorHAnsi" w:hAnsiTheme="majorHAnsi"/>
            <w:bCs/>
          </w:rPr>
          <w:delText xml:space="preserve">Text of </w:delText>
        </w:r>
      </w:del>
      <w:r w:rsidRPr="002C427B">
        <w:rPr>
          <w:rFonts w:asciiTheme="majorHAnsi" w:hAnsiTheme="majorHAnsi"/>
          <w:bCs/>
        </w:rPr>
        <w:t xml:space="preserve">HB 211, </w:t>
      </w:r>
      <w:del w:id="99" w:author="David Hoff" w:date="2016-04-13T08:47:00Z">
        <w:r w:rsidRPr="002C427B" w:rsidDel="00476A56">
          <w:rPr>
            <w:rFonts w:asciiTheme="majorHAnsi" w:hAnsiTheme="majorHAnsi"/>
            <w:bCs/>
          </w:rPr>
          <w:delText>signed into law</w:delText>
        </w:r>
      </w:del>
      <w:ins w:id="100" w:author="David Hoff" w:date="2016-04-13T08:47:00Z">
        <w:r w:rsidR="00476A56">
          <w:rPr>
            <w:rFonts w:asciiTheme="majorHAnsi" w:hAnsiTheme="majorHAnsi"/>
            <w:bCs/>
          </w:rPr>
          <w:t>enacted</w:t>
        </w:r>
      </w:ins>
      <w:r w:rsidRPr="00476A56">
        <w:rPr>
          <w:rFonts w:asciiTheme="majorHAnsi" w:hAnsiTheme="majorHAnsi"/>
          <w:bCs/>
        </w:rPr>
        <w:t xml:space="preserve"> in May 2014</w:t>
      </w:r>
      <w:ins w:id="101" w:author="David Hoff" w:date="2016-04-13T08:00:00Z">
        <w:r w:rsidR="00DC0732" w:rsidRPr="00476A56">
          <w:rPr>
            <w:rFonts w:asciiTheme="majorHAnsi" w:hAnsiTheme="majorHAnsi"/>
            <w:bCs/>
          </w:rPr>
          <w:t xml:space="preserve">; </w:t>
        </w:r>
      </w:ins>
      <w:del w:id="102" w:author="David Hoff" w:date="2016-04-13T08:00:00Z">
        <w:r w:rsidRPr="00476A56" w:rsidDel="00DC0732">
          <w:rPr>
            <w:rFonts w:asciiTheme="majorHAnsi" w:hAnsiTheme="majorHAnsi"/>
            <w:bCs/>
          </w:rPr>
          <w:delText xml:space="preserve">. </w:delText>
        </w:r>
      </w:del>
      <w:ins w:id="103" w:author="David Hoff" w:date="2016-04-13T08:00:00Z">
        <w:r w:rsidR="00DC0732" w:rsidRPr="00476A56">
          <w:rPr>
            <w:rFonts w:asciiTheme="majorHAnsi" w:hAnsiTheme="majorHAnsi"/>
            <w:bCs/>
          </w:rPr>
          <w:t>l</w:t>
        </w:r>
      </w:ins>
      <w:del w:id="104" w:author="David Hoff" w:date="2016-04-13T08:00:00Z">
        <w:r w:rsidRPr="00476A56" w:rsidDel="00DC0732">
          <w:rPr>
            <w:rFonts w:asciiTheme="majorHAnsi" w:hAnsiTheme="majorHAnsi"/>
            <w:bCs/>
          </w:rPr>
          <w:delText>L</w:delText>
        </w:r>
      </w:del>
      <w:r w:rsidRPr="00476A56">
        <w:rPr>
          <w:rFonts w:asciiTheme="majorHAnsi" w:hAnsiTheme="majorHAnsi"/>
          <w:bCs/>
        </w:rPr>
        <w:t>egislation is cross-disability, and specifies that Employment First appl</w:t>
      </w:r>
      <w:r w:rsidRPr="002C427B">
        <w:rPr>
          <w:rFonts w:asciiTheme="majorHAnsi" w:hAnsiTheme="majorHAnsi"/>
          <w:bCs/>
        </w:rPr>
        <w:t>ies to individuals receiving transition services as well as adults</w:t>
      </w:r>
      <w:r w:rsidR="005C1894"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color w:val="0000E9"/>
          <w:u w:val="single" w:color="0000E9"/>
        </w:rPr>
        <w:t>www.legis.state.ak.us/basis/get_bill_text.asp?hsid=HB0211Z&amp;session=28</w:t>
      </w:r>
    </w:p>
    <w:p w14:paraId="1437E633" w14:textId="77777777" w:rsidR="00CA3532" w:rsidRPr="0006677D" w:rsidRDefault="00CA3532" w:rsidP="0090411F">
      <w:pPr>
        <w:pStyle w:val="ListParagraph"/>
        <w:numPr>
          <w:ilvl w:val="0"/>
          <w:numId w:val="3"/>
        </w:numPr>
        <w:rPr>
          <w:rFonts w:asciiTheme="majorHAnsi" w:hAnsiTheme="majorHAnsi"/>
          <w:bCs/>
        </w:rPr>
      </w:pPr>
      <w:r w:rsidRPr="002C427B">
        <w:rPr>
          <w:rFonts w:asciiTheme="majorHAnsi" w:hAnsiTheme="majorHAnsi"/>
          <w:bCs/>
        </w:rPr>
        <w:t>AK Employment First Legislative Packet: The Employment First Bill - Supporting Research Packet Overview developed for legislators as part of effort to pass Employment First legislation</w:t>
      </w:r>
      <w:r w:rsidR="005C1894" w:rsidRPr="002C427B">
        <w:rPr>
          <w:rFonts w:asciiTheme="majorHAnsi" w:hAnsiTheme="majorHAnsi"/>
          <w:bCs/>
        </w:rPr>
        <w:t>:</w:t>
      </w:r>
      <w:r w:rsidR="005C1894" w:rsidRPr="002C427B">
        <w:rPr>
          <w:rFonts w:asciiTheme="majorHAnsi" w:hAnsiTheme="majorHAnsi"/>
          <w:bCs/>
        </w:rPr>
        <w:br/>
      </w:r>
      <w:r w:rsidR="003B031C" w:rsidRPr="002C427B">
        <w:rPr>
          <w:rFonts w:asciiTheme="majorHAnsi" w:hAnsiTheme="majorHAnsi"/>
          <w:rPrChange w:id="105"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06" w:author="David Hoff" w:date="2016-04-13T08:36:00Z">
            <w:rPr/>
          </w:rPrChange>
        </w:rPr>
        <w:instrText xml:space="preserve"> HYPERLINK "http://dhss.alaska.gov/gcdse/Documents/committees/et/FullPacket.pdf" </w:instrText>
      </w:r>
      <w:r w:rsidR="003B031C" w:rsidRPr="002C427B">
        <w:rPr>
          <w:rFonts w:asciiTheme="majorHAnsi" w:hAnsiTheme="majorHAnsi"/>
          <w:rPrChange w:id="107"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http://dhss.alaska.gov/gcdse/Documents/committees/et/FullPacket.pdf</w:t>
      </w:r>
      <w:r w:rsidR="003B031C" w:rsidRPr="002C427B">
        <w:rPr>
          <w:rStyle w:val="Hyperlink"/>
          <w:rFonts w:asciiTheme="majorHAnsi" w:hAnsiTheme="majorHAnsi"/>
          <w:bCs/>
          <w:rPrChange w:id="108" w:author="David Hoff" w:date="2016-04-13T08:36:00Z">
            <w:rPr>
              <w:rStyle w:val="Hyperlink"/>
              <w:rFonts w:asciiTheme="majorHAnsi" w:hAnsiTheme="majorHAnsi"/>
              <w:bCs/>
            </w:rPr>
          </w:rPrChange>
        </w:rPr>
        <w:fldChar w:fldCharType="end"/>
      </w:r>
      <w:r w:rsidRPr="0006677D">
        <w:rPr>
          <w:rFonts w:asciiTheme="majorHAnsi" w:hAnsiTheme="majorHAnsi"/>
          <w:bCs/>
        </w:rPr>
        <w:t xml:space="preserve"> </w:t>
      </w:r>
    </w:p>
    <w:p w14:paraId="3F86DD16" w14:textId="77777777" w:rsidR="0077191F" w:rsidRPr="002C427B" w:rsidRDefault="0077191F" w:rsidP="0077191F">
      <w:pPr>
        <w:rPr>
          <w:rFonts w:asciiTheme="majorHAnsi" w:hAnsiTheme="majorHAnsi"/>
        </w:rPr>
      </w:pPr>
    </w:p>
    <w:p w14:paraId="33DC756D" w14:textId="77777777" w:rsidR="0077191F" w:rsidRPr="002C427B" w:rsidRDefault="0077191F" w:rsidP="0077191F">
      <w:pPr>
        <w:rPr>
          <w:rFonts w:asciiTheme="majorHAnsi" w:hAnsiTheme="majorHAnsi"/>
          <w:b/>
        </w:rPr>
      </w:pPr>
      <w:r w:rsidRPr="002C427B">
        <w:rPr>
          <w:rFonts w:asciiTheme="majorHAnsi" w:hAnsiTheme="majorHAnsi"/>
          <w:b/>
        </w:rPr>
        <w:t>Arizona</w:t>
      </w:r>
      <w:r w:rsidR="00B10B89" w:rsidRPr="002C427B">
        <w:rPr>
          <w:rFonts w:asciiTheme="majorHAnsi" w:hAnsiTheme="majorHAnsi"/>
          <w:b/>
        </w:rPr>
        <w:t xml:space="preserve"> </w:t>
      </w:r>
    </w:p>
    <w:p w14:paraId="2B91A7AC" w14:textId="55A4FDA0" w:rsidR="00B10B89" w:rsidRPr="0006677D" w:rsidRDefault="00B10B89" w:rsidP="0090411F">
      <w:pPr>
        <w:pStyle w:val="ListParagraph"/>
        <w:numPr>
          <w:ilvl w:val="0"/>
          <w:numId w:val="4"/>
        </w:numPr>
        <w:rPr>
          <w:rFonts w:asciiTheme="majorHAnsi" w:hAnsiTheme="majorHAnsi"/>
        </w:rPr>
      </w:pPr>
      <w:r w:rsidRPr="002C427B">
        <w:rPr>
          <w:rFonts w:asciiTheme="majorHAnsi" w:hAnsiTheme="majorHAnsi"/>
          <w:bCs/>
        </w:rPr>
        <w:t>Arizona Department of Economic Security Division of Developmental Disabilities</w:t>
      </w:r>
      <w:ins w:id="109" w:author="David Hoff" w:date="2016-04-13T08:01:00Z">
        <w:r w:rsidR="00DC0732" w:rsidRPr="002C427B">
          <w:rPr>
            <w:rFonts w:asciiTheme="majorHAnsi" w:hAnsiTheme="majorHAnsi"/>
            <w:bCs/>
          </w:rPr>
          <w:t>:</w:t>
        </w:r>
      </w:ins>
      <w:r w:rsidRPr="002C427B">
        <w:rPr>
          <w:rFonts w:asciiTheme="majorHAnsi" w:hAnsiTheme="majorHAnsi"/>
          <w:bCs/>
        </w:rPr>
        <w:t xml:space="preserve"> </w:t>
      </w:r>
      <w:ins w:id="110" w:author="David Hoff" w:date="2016-04-13T08:01:00Z">
        <w:r w:rsidR="00DC0732" w:rsidRPr="002C427B">
          <w:rPr>
            <w:rFonts w:asciiTheme="majorHAnsi" w:hAnsiTheme="majorHAnsi"/>
            <w:bCs/>
          </w:rPr>
          <w:t>S</w:t>
        </w:r>
      </w:ins>
      <w:del w:id="111" w:author="David Hoff" w:date="2016-04-13T08:01:00Z">
        <w:r w:rsidRPr="002C427B" w:rsidDel="00DC0732">
          <w:rPr>
            <w:rFonts w:asciiTheme="majorHAnsi" w:hAnsiTheme="majorHAnsi"/>
            <w:bCs/>
          </w:rPr>
          <w:delText>s</w:delText>
        </w:r>
      </w:del>
      <w:r w:rsidRPr="002C427B">
        <w:rPr>
          <w:rFonts w:asciiTheme="majorHAnsi" w:hAnsiTheme="majorHAnsi"/>
          <w:bCs/>
        </w:rPr>
        <w:t>ummary of Arizona efforts on Employment First</w:t>
      </w:r>
      <w:r w:rsidR="005C1894"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112"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13" w:author="David Hoff" w:date="2016-04-13T08:36:00Z">
            <w:rPr/>
          </w:rPrChange>
        </w:rPr>
        <w:instrText xml:space="preserve"> HYPERLINK "http://www.azdes.gov/landing.aspx?id=14524" </w:instrText>
      </w:r>
      <w:r w:rsidR="003B031C" w:rsidRPr="002C427B">
        <w:rPr>
          <w:rFonts w:asciiTheme="majorHAnsi" w:hAnsiTheme="majorHAnsi"/>
          <w:rPrChange w:id="114"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www.azdes.gov/landing.aspx?id=14524</w:t>
      </w:r>
      <w:r w:rsidR="003B031C" w:rsidRPr="002C427B">
        <w:rPr>
          <w:rStyle w:val="Hyperlink"/>
          <w:rFonts w:asciiTheme="majorHAnsi" w:hAnsiTheme="majorHAnsi"/>
          <w:bCs/>
          <w:rPrChange w:id="115" w:author="David Hoff" w:date="2016-04-13T08:36:00Z">
            <w:rPr>
              <w:rStyle w:val="Hyperlink"/>
              <w:rFonts w:asciiTheme="majorHAnsi" w:hAnsiTheme="majorHAnsi"/>
              <w:bCs/>
            </w:rPr>
          </w:rPrChange>
        </w:rPr>
        <w:fldChar w:fldCharType="end"/>
      </w:r>
      <w:r w:rsidR="00CA3532" w:rsidRPr="0006677D">
        <w:rPr>
          <w:rStyle w:val="Hyperlink"/>
          <w:rFonts w:asciiTheme="majorHAnsi" w:hAnsiTheme="majorHAnsi"/>
          <w:bCs/>
        </w:rPr>
        <w:t xml:space="preserve"> </w:t>
      </w:r>
      <w:r w:rsidRPr="0006677D">
        <w:rPr>
          <w:rFonts w:asciiTheme="majorHAnsi" w:hAnsiTheme="majorHAnsi"/>
          <w:bCs/>
        </w:rPr>
        <w:t xml:space="preserve"> </w:t>
      </w:r>
    </w:p>
    <w:p w14:paraId="0DDA397E" w14:textId="77777777" w:rsidR="0077191F" w:rsidRPr="002C427B" w:rsidRDefault="0077191F" w:rsidP="0077191F">
      <w:pPr>
        <w:rPr>
          <w:rFonts w:asciiTheme="majorHAnsi" w:hAnsiTheme="majorHAnsi"/>
        </w:rPr>
      </w:pPr>
    </w:p>
    <w:p w14:paraId="07DC5F9C" w14:textId="77777777" w:rsidR="00B2686B" w:rsidRPr="002C427B" w:rsidRDefault="001F346B" w:rsidP="0077191F">
      <w:pPr>
        <w:rPr>
          <w:rFonts w:asciiTheme="majorHAnsi" w:hAnsiTheme="majorHAnsi"/>
          <w:b/>
        </w:rPr>
      </w:pPr>
      <w:r w:rsidRPr="002C427B">
        <w:rPr>
          <w:rFonts w:asciiTheme="majorHAnsi" w:hAnsiTheme="majorHAnsi"/>
          <w:b/>
        </w:rPr>
        <w:t>Arkansas</w:t>
      </w:r>
    </w:p>
    <w:p w14:paraId="2C4C8611" w14:textId="3358223D" w:rsidR="001F346B" w:rsidRPr="0006677D" w:rsidRDefault="00B2686B" w:rsidP="0006677D">
      <w:pPr>
        <w:pStyle w:val="ListParagraph"/>
        <w:numPr>
          <w:ilvl w:val="0"/>
          <w:numId w:val="4"/>
        </w:numPr>
        <w:tabs>
          <w:tab w:val="left" w:pos="8280"/>
        </w:tabs>
        <w:rPr>
          <w:rStyle w:val="Hyperlink"/>
          <w:rFonts w:asciiTheme="majorHAnsi" w:hAnsiTheme="majorHAnsi"/>
          <w:caps/>
          <w:color w:val="auto"/>
          <w:u w:val="none"/>
        </w:rPr>
      </w:pPr>
      <w:r w:rsidRPr="002C427B">
        <w:rPr>
          <w:rFonts w:asciiTheme="majorHAnsi" w:hAnsiTheme="majorHAnsi"/>
          <w:bCs/>
        </w:rPr>
        <w:t xml:space="preserve">AR </w:t>
      </w:r>
      <w:r w:rsidR="00826C2B" w:rsidRPr="002C427B">
        <w:rPr>
          <w:rFonts w:asciiTheme="majorHAnsi" w:hAnsiTheme="majorHAnsi"/>
          <w:bCs/>
        </w:rPr>
        <w:t xml:space="preserve">Employment First </w:t>
      </w:r>
      <w:r w:rsidRPr="002C427B">
        <w:rPr>
          <w:rFonts w:asciiTheme="majorHAnsi" w:hAnsiTheme="majorHAnsi"/>
          <w:bCs/>
        </w:rPr>
        <w:t>Executive Order</w:t>
      </w:r>
      <w:r w:rsidR="00B051F2" w:rsidRPr="002C427B">
        <w:rPr>
          <w:rFonts w:asciiTheme="majorHAnsi" w:hAnsiTheme="majorHAnsi"/>
          <w:bCs/>
        </w:rPr>
        <w:t>:</w:t>
      </w:r>
      <w:r w:rsidR="00B051F2" w:rsidRPr="002C427B">
        <w:rPr>
          <w:rFonts w:asciiTheme="majorHAnsi" w:hAnsiTheme="majorHAnsi"/>
        </w:rPr>
        <w:t xml:space="preserve"> </w:t>
      </w:r>
      <w:ins w:id="116" w:author="David Hoff" w:date="2016-04-13T08:39:00Z">
        <w:r w:rsidR="0006677D">
          <w:rPr>
            <w:rFonts w:asciiTheme="majorHAnsi" w:hAnsiTheme="majorHAnsi"/>
          </w:rPr>
          <w:t xml:space="preserve">October 2010 </w:t>
        </w:r>
      </w:ins>
      <w:r w:rsidR="001F346B" w:rsidRPr="0006677D">
        <w:rPr>
          <w:rFonts w:asciiTheme="majorHAnsi" w:hAnsiTheme="majorHAnsi"/>
        </w:rPr>
        <w:t>Governor’s</w:t>
      </w:r>
      <w:del w:id="117" w:author="David Hoff" w:date="2016-04-13T08:39:00Z">
        <w:r w:rsidR="001F346B" w:rsidRPr="0006677D" w:rsidDel="0006677D">
          <w:rPr>
            <w:rFonts w:asciiTheme="majorHAnsi" w:hAnsiTheme="majorHAnsi"/>
          </w:rPr>
          <w:delText xml:space="preserve"> </w:delText>
        </w:r>
        <w:r w:rsidR="00B051F2" w:rsidRPr="0006677D" w:rsidDel="0006677D">
          <w:rPr>
            <w:rFonts w:asciiTheme="majorHAnsi" w:hAnsiTheme="majorHAnsi"/>
          </w:rPr>
          <w:delText>2010</w:delText>
        </w:r>
      </w:del>
      <w:r w:rsidR="00B051F2" w:rsidRPr="0006677D">
        <w:rPr>
          <w:rFonts w:asciiTheme="majorHAnsi" w:hAnsiTheme="majorHAnsi"/>
        </w:rPr>
        <w:t xml:space="preserve"> Executive Order</w:t>
      </w:r>
      <w:ins w:id="118" w:author="David Hoff" w:date="2016-04-13T08:39:00Z">
        <w:r w:rsidR="0006677D">
          <w:rPr>
            <w:rFonts w:asciiTheme="majorHAnsi" w:hAnsiTheme="majorHAnsi"/>
          </w:rPr>
          <w:t xml:space="preserve"> (10-17)</w:t>
        </w:r>
      </w:ins>
      <w:r w:rsidR="00B051F2" w:rsidRPr="0006677D">
        <w:rPr>
          <w:rFonts w:asciiTheme="majorHAnsi" w:hAnsiTheme="majorHAnsi"/>
        </w:rPr>
        <w:t xml:space="preserve"> </w:t>
      </w:r>
      <w:r w:rsidR="001F346B" w:rsidRPr="0006677D">
        <w:rPr>
          <w:rFonts w:asciiTheme="majorHAnsi" w:hAnsiTheme="majorHAnsi"/>
        </w:rPr>
        <w:t>establishing the Arkans</w:t>
      </w:r>
      <w:r w:rsidR="00F54760" w:rsidRPr="0006677D">
        <w:rPr>
          <w:rFonts w:asciiTheme="majorHAnsi" w:hAnsiTheme="majorHAnsi"/>
        </w:rPr>
        <w:t>as Employment First Initiative</w:t>
      </w:r>
      <w:del w:id="119" w:author="David Hoff" w:date="2016-04-13T08:01:00Z">
        <w:r w:rsidR="00F54760" w:rsidRPr="0006677D" w:rsidDel="00DC0732">
          <w:rPr>
            <w:rFonts w:asciiTheme="majorHAnsi" w:hAnsiTheme="majorHAnsi"/>
          </w:rPr>
          <w:delText xml:space="preserve"> </w:delText>
        </w:r>
      </w:del>
      <w:r w:rsidR="00700002" w:rsidRPr="0006677D">
        <w:rPr>
          <w:rFonts w:asciiTheme="majorHAnsi" w:hAnsiTheme="majorHAnsi"/>
        </w:rPr>
        <w:t xml:space="preserve">: </w:t>
      </w:r>
      <w:ins w:id="120" w:author="David Hoff" w:date="2016-04-12T17:05:00Z">
        <w:r w:rsidR="00CA1A93" w:rsidRPr="0006677D">
          <w:rPr>
            <w:rFonts w:asciiTheme="majorHAnsi" w:hAnsiTheme="majorHAnsi"/>
          </w:rPr>
          <w:fldChar w:fldCharType="begin"/>
        </w:r>
        <w:r w:rsidR="00CA1A93" w:rsidRPr="002C427B">
          <w:rPr>
            <w:rFonts w:asciiTheme="majorHAnsi" w:hAnsiTheme="majorHAnsi"/>
          </w:rPr>
          <w:instrText xml:space="preserve"> HYPERLINK "</w:instrText>
        </w:r>
      </w:ins>
      <w:r w:rsidR="00CA1A93" w:rsidRPr="002C427B">
        <w:rPr>
          <w:rFonts w:asciiTheme="majorHAnsi" w:hAnsiTheme="majorHAnsi"/>
        </w:rPr>
        <w:instrText>http://cdm16039.contentdm.oclc.org/cdm/singleitem/collection/p15021coll1/id/136/rec/26</w:instrText>
      </w:r>
      <w:ins w:id="121" w:author="David Hoff" w:date="2016-04-12T17:05:00Z">
        <w:r w:rsidR="00CA1A93" w:rsidRPr="002C427B">
          <w:rPr>
            <w:rFonts w:asciiTheme="majorHAnsi" w:hAnsiTheme="majorHAnsi"/>
          </w:rPr>
          <w:instrText xml:space="preserve">" </w:instrText>
        </w:r>
        <w:r w:rsidR="00CA1A93" w:rsidRPr="0006677D">
          <w:rPr>
            <w:rFonts w:asciiTheme="majorHAnsi" w:hAnsiTheme="majorHAnsi"/>
            <w:rPrChange w:id="122" w:author="David Hoff" w:date="2016-04-13T08:36:00Z">
              <w:rPr>
                <w:rFonts w:asciiTheme="majorHAnsi" w:hAnsiTheme="majorHAnsi"/>
              </w:rPr>
            </w:rPrChange>
          </w:rPr>
          <w:fldChar w:fldCharType="separate"/>
        </w:r>
      </w:ins>
      <w:r w:rsidR="00CA1A93" w:rsidRPr="0006677D">
        <w:rPr>
          <w:rStyle w:val="Hyperlink"/>
          <w:rFonts w:asciiTheme="majorHAnsi" w:hAnsiTheme="majorHAnsi"/>
        </w:rPr>
        <w:t>http://cdm16039.contentdm.oclc.org/cdm/singleitem/collection/p15021coll1/id/136/rec/26</w:t>
      </w:r>
      <w:ins w:id="123" w:author="David Hoff" w:date="2016-04-12T17:05:00Z">
        <w:r w:rsidR="00CA1A93" w:rsidRPr="0006677D">
          <w:rPr>
            <w:rFonts w:asciiTheme="majorHAnsi" w:hAnsiTheme="majorHAnsi"/>
          </w:rPr>
          <w:fldChar w:fldCharType="end"/>
        </w:r>
        <w:r w:rsidR="00CA1A93" w:rsidRPr="0006677D">
          <w:rPr>
            <w:rFonts w:asciiTheme="majorHAnsi" w:hAnsiTheme="majorHAnsi"/>
          </w:rPr>
          <w:t xml:space="preserve"> </w:t>
        </w:r>
      </w:ins>
    </w:p>
    <w:p w14:paraId="0EBFFBF7" w14:textId="7D2BDE41" w:rsidR="00870847" w:rsidRPr="002C427B" w:rsidRDefault="00B2686B" w:rsidP="0090411F">
      <w:pPr>
        <w:pStyle w:val="ListParagraph"/>
        <w:numPr>
          <w:ilvl w:val="0"/>
          <w:numId w:val="4"/>
        </w:numPr>
        <w:rPr>
          <w:rFonts w:asciiTheme="majorHAnsi" w:hAnsiTheme="majorHAnsi"/>
        </w:rPr>
      </w:pPr>
      <w:r w:rsidRPr="0006677D">
        <w:rPr>
          <w:rFonts w:asciiTheme="majorHAnsi" w:hAnsiTheme="majorHAnsi"/>
          <w:bCs/>
        </w:rPr>
        <w:t xml:space="preserve">AR </w:t>
      </w:r>
      <w:r w:rsidR="00870847" w:rsidRPr="00476A56">
        <w:rPr>
          <w:rFonts w:asciiTheme="majorHAnsi" w:hAnsiTheme="majorHAnsi"/>
          <w:bCs/>
        </w:rPr>
        <w:t>Task Force Report</w:t>
      </w:r>
      <w:r w:rsidRPr="00476A56">
        <w:rPr>
          <w:rFonts w:asciiTheme="majorHAnsi" w:hAnsiTheme="majorHAnsi"/>
          <w:bCs/>
        </w:rPr>
        <w:t>:</w:t>
      </w:r>
      <w:r w:rsidRPr="00476A56">
        <w:rPr>
          <w:rFonts w:asciiTheme="majorHAnsi" w:hAnsiTheme="majorHAnsi"/>
        </w:rPr>
        <w:t xml:space="preserve"> </w:t>
      </w:r>
      <w:ins w:id="124" w:author="David Hoff" w:date="2016-04-13T08:02:00Z">
        <w:r w:rsidR="00DC0732" w:rsidRPr="00476A56">
          <w:rPr>
            <w:rFonts w:asciiTheme="majorHAnsi" w:hAnsiTheme="majorHAnsi"/>
          </w:rPr>
          <w:t xml:space="preserve">December 2011 </w:t>
        </w:r>
      </w:ins>
      <w:r w:rsidR="00870847" w:rsidRPr="00476A56">
        <w:rPr>
          <w:rFonts w:asciiTheme="majorHAnsi" w:hAnsiTheme="majorHAnsi"/>
          <w:bCs/>
        </w:rPr>
        <w:t xml:space="preserve">Final Report of Arkansas </w:t>
      </w:r>
      <w:r w:rsidRPr="00476A56">
        <w:rPr>
          <w:rFonts w:asciiTheme="majorHAnsi" w:hAnsiTheme="majorHAnsi"/>
          <w:bCs/>
        </w:rPr>
        <w:t xml:space="preserve">Employment First </w:t>
      </w:r>
      <w:r w:rsidR="00870847" w:rsidRPr="00476A56">
        <w:rPr>
          <w:rFonts w:asciiTheme="majorHAnsi" w:hAnsiTheme="majorHAnsi"/>
          <w:bCs/>
        </w:rPr>
        <w:t>Task Force</w:t>
      </w:r>
      <w:r w:rsidR="0098569C" w:rsidRPr="00476A56">
        <w:rPr>
          <w:rFonts w:asciiTheme="majorHAnsi" w:hAnsiTheme="majorHAnsi"/>
          <w:bCs/>
        </w:rPr>
        <w:t>:</w:t>
      </w:r>
      <w:r w:rsidR="005A561A" w:rsidRPr="00476A56">
        <w:rPr>
          <w:rFonts w:asciiTheme="majorHAnsi" w:hAnsiTheme="majorHAnsi"/>
          <w:bCs/>
        </w:rPr>
        <w:t xml:space="preserve"> </w:t>
      </w:r>
      <w:r w:rsidR="003B031C" w:rsidRPr="002C427B">
        <w:rPr>
          <w:rFonts w:asciiTheme="majorHAnsi" w:hAnsiTheme="majorHAnsi"/>
          <w:rPrChange w:id="125"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26" w:author="David Hoff" w:date="2016-04-13T08:36:00Z">
            <w:rPr/>
          </w:rPrChange>
        </w:rPr>
        <w:instrText xml:space="preserve"> HYPERLINK "http://www.daas.ar.gov/pdf/NewsEvents/Employment%20First%20Task%20Force%20Report%20-%20Final.pdf" </w:instrText>
      </w:r>
      <w:r w:rsidR="003B031C" w:rsidRPr="002C427B">
        <w:rPr>
          <w:rFonts w:asciiTheme="majorHAnsi" w:hAnsiTheme="majorHAnsi"/>
          <w:rPrChange w:id="127" w:author="David Hoff" w:date="2016-04-13T08:36:00Z">
            <w:rPr>
              <w:rStyle w:val="Hyperlink"/>
              <w:rFonts w:asciiTheme="majorHAnsi" w:hAnsiTheme="majorHAnsi"/>
              <w:bCs/>
            </w:rPr>
          </w:rPrChange>
        </w:rPr>
        <w:fldChar w:fldCharType="separate"/>
      </w:r>
      <w:r w:rsidR="005A561A" w:rsidRPr="002C427B">
        <w:rPr>
          <w:rStyle w:val="Hyperlink"/>
          <w:rFonts w:asciiTheme="majorHAnsi" w:hAnsiTheme="majorHAnsi"/>
          <w:bCs/>
        </w:rPr>
        <w:t>www.daas.ar.gov/pdf/NewsEvents/Employment%20First%20Task%20Force%20Report%20-%20Final.pdf</w:t>
      </w:r>
      <w:r w:rsidR="003B031C" w:rsidRPr="002C427B">
        <w:rPr>
          <w:rStyle w:val="Hyperlink"/>
          <w:rFonts w:asciiTheme="majorHAnsi" w:hAnsiTheme="majorHAnsi"/>
          <w:bCs/>
          <w:rPrChange w:id="128" w:author="David Hoff" w:date="2016-04-13T08:36:00Z">
            <w:rPr>
              <w:rStyle w:val="Hyperlink"/>
              <w:rFonts w:asciiTheme="majorHAnsi" w:hAnsiTheme="majorHAnsi"/>
              <w:bCs/>
            </w:rPr>
          </w:rPrChange>
        </w:rPr>
        <w:fldChar w:fldCharType="end"/>
      </w:r>
      <w:r w:rsidR="005A561A" w:rsidRPr="002C427B">
        <w:rPr>
          <w:rFonts w:asciiTheme="majorHAnsi" w:hAnsiTheme="majorHAnsi"/>
          <w:bCs/>
        </w:rPr>
        <w:t xml:space="preserve"> </w:t>
      </w:r>
    </w:p>
    <w:p w14:paraId="7631F8A3" w14:textId="77777777" w:rsidR="0077191F" w:rsidRPr="002C427B" w:rsidRDefault="0077191F" w:rsidP="0077191F">
      <w:pPr>
        <w:rPr>
          <w:rFonts w:asciiTheme="majorHAnsi" w:hAnsiTheme="majorHAnsi"/>
        </w:rPr>
      </w:pPr>
    </w:p>
    <w:p w14:paraId="761C711C" w14:textId="77777777" w:rsidR="001F346B" w:rsidRPr="002C427B" w:rsidRDefault="001F346B" w:rsidP="0077191F">
      <w:pPr>
        <w:rPr>
          <w:rFonts w:asciiTheme="majorHAnsi" w:hAnsiTheme="majorHAnsi"/>
          <w:b/>
        </w:rPr>
      </w:pPr>
      <w:r w:rsidRPr="002C427B">
        <w:rPr>
          <w:rFonts w:asciiTheme="majorHAnsi" w:hAnsiTheme="majorHAnsi"/>
          <w:b/>
        </w:rPr>
        <w:t>California</w:t>
      </w:r>
    </w:p>
    <w:p w14:paraId="3C2C2E97" w14:textId="3B6EFF75" w:rsidR="00570E53" w:rsidRPr="0006677D" w:rsidRDefault="00570E53" w:rsidP="0090411F">
      <w:pPr>
        <w:pStyle w:val="ListParagraph"/>
        <w:numPr>
          <w:ilvl w:val="0"/>
          <w:numId w:val="5"/>
        </w:numPr>
        <w:rPr>
          <w:rFonts w:asciiTheme="majorHAnsi" w:hAnsiTheme="majorHAnsi"/>
          <w:i/>
        </w:rPr>
      </w:pPr>
      <w:r w:rsidRPr="002C427B">
        <w:rPr>
          <w:rFonts w:asciiTheme="majorHAnsi" w:hAnsiTheme="majorHAnsi"/>
        </w:rPr>
        <w:t xml:space="preserve">CA Legislation (passed): </w:t>
      </w:r>
      <w:del w:id="129" w:author="David Hoff" w:date="2016-04-13T08:02:00Z">
        <w:r w:rsidRPr="002C427B" w:rsidDel="00DC0732">
          <w:rPr>
            <w:rFonts w:asciiTheme="majorHAnsi" w:hAnsiTheme="majorHAnsi"/>
          </w:rPr>
          <w:delText xml:space="preserve">Text of </w:delText>
        </w:r>
      </w:del>
      <w:r w:rsidRPr="002C427B">
        <w:rPr>
          <w:rFonts w:asciiTheme="majorHAnsi" w:hAnsiTheme="majorHAnsi"/>
        </w:rPr>
        <w:t xml:space="preserve">AB 1041, California’s legislation on Employment First, </w:t>
      </w:r>
      <w:del w:id="130" w:author="David Hoff" w:date="2016-04-13T08:48:00Z">
        <w:r w:rsidRPr="002C427B" w:rsidDel="00476A56">
          <w:rPr>
            <w:rFonts w:asciiTheme="majorHAnsi" w:hAnsiTheme="majorHAnsi"/>
          </w:rPr>
          <w:delText>signed into law</w:delText>
        </w:r>
      </w:del>
      <w:ins w:id="131" w:author="David Hoff" w:date="2016-04-13T08:48:00Z">
        <w:r w:rsidR="00476A56">
          <w:rPr>
            <w:rFonts w:asciiTheme="majorHAnsi" w:hAnsiTheme="majorHAnsi"/>
          </w:rPr>
          <w:t>enacted</w:t>
        </w:r>
      </w:ins>
      <w:r w:rsidRPr="00476A56">
        <w:rPr>
          <w:rFonts w:asciiTheme="majorHAnsi" w:hAnsiTheme="majorHAnsi"/>
        </w:rPr>
        <w:t xml:space="preserve"> in October 2013, establishing an Employment First policy for individuals served by the state’s developmental disability system</w:t>
      </w:r>
      <w:r w:rsidR="0098569C" w:rsidRPr="002C427B">
        <w:rPr>
          <w:rFonts w:asciiTheme="majorHAnsi" w:hAnsiTheme="majorHAnsi"/>
        </w:rPr>
        <w:t>:</w:t>
      </w:r>
      <w:r w:rsidRPr="002C427B">
        <w:rPr>
          <w:rFonts w:asciiTheme="majorHAnsi" w:hAnsiTheme="majorHAnsi"/>
        </w:rPr>
        <w:t xml:space="preserve"> </w:t>
      </w:r>
      <w:r w:rsidR="00943DD0" w:rsidRPr="002C427B">
        <w:rPr>
          <w:rFonts w:asciiTheme="majorHAnsi" w:hAnsiTheme="majorHAnsi"/>
        </w:rPr>
        <w:br/>
      </w:r>
      <w:r w:rsidR="003B031C" w:rsidRPr="002C427B">
        <w:rPr>
          <w:rFonts w:asciiTheme="majorHAnsi" w:hAnsiTheme="majorHAnsi"/>
          <w:rPrChange w:id="132" w:author="David Hoff" w:date="2016-04-13T08:36:00Z">
            <w:rPr>
              <w:rStyle w:val="Hyperlink"/>
              <w:rFonts w:asciiTheme="majorHAnsi" w:hAnsiTheme="majorHAnsi"/>
            </w:rPr>
          </w:rPrChange>
        </w:rPr>
        <w:fldChar w:fldCharType="begin"/>
      </w:r>
      <w:r w:rsidR="003B031C" w:rsidRPr="002C427B">
        <w:rPr>
          <w:rFonts w:asciiTheme="majorHAnsi" w:hAnsiTheme="majorHAnsi"/>
          <w:rPrChange w:id="133" w:author="David Hoff" w:date="2016-04-13T08:36:00Z">
            <w:rPr/>
          </w:rPrChange>
        </w:rPr>
        <w:instrText xml:space="preserve"> HYPERLINK "http://www.leginfo.ca.gov/pub/13-14/bill/asm/ab_1001-1050/ab_1041_bill_20131009_chaptered.pdf" </w:instrText>
      </w:r>
      <w:r w:rsidR="003B031C" w:rsidRPr="002C427B">
        <w:rPr>
          <w:rFonts w:asciiTheme="majorHAnsi" w:hAnsiTheme="majorHAnsi"/>
          <w:rPrChange w:id="13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www.leginfo.ca.gov/pub/13-14/bill/asm/ab_1001-1050/ab_1041_bill_20131009_chaptered.pdf</w:t>
      </w:r>
      <w:r w:rsidR="003B031C" w:rsidRPr="002C427B">
        <w:rPr>
          <w:rStyle w:val="Hyperlink"/>
          <w:rFonts w:asciiTheme="majorHAnsi" w:hAnsiTheme="majorHAnsi"/>
          <w:rPrChange w:id="135" w:author="David Hoff" w:date="2016-04-13T08:36:00Z">
            <w:rPr>
              <w:rStyle w:val="Hyperlink"/>
              <w:rFonts w:asciiTheme="majorHAnsi" w:hAnsiTheme="majorHAnsi"/>
            </w:rPr>
          </w:rPrChange>
        </w:rPr>
        <w:fldChar w:fldCharType="end"/>
      </w:r>
      <w:r w:rsidRPr="0006677D">
        <w:rPr>
          <w:rFonts w:asciiTheme="majorHAnsi" w:hAnsiTheme="majorHAnsi"/>
        </w:rPr>
        <w:t xml:space="preserve"> </w:t>
      </w:r>
    </w:p>
    <w:p w14:paraId="06043498" w14:textId="77777777" w:rsidR="00943DD0" w:rsidRPr="002C427B" w:rsidRDefault="00943DD0" w:rsidP="0090411F">
      <w:pPr>
        <w:pStyle w:val="ListParagraph"/>
        <w:numPr>
          <w:ilvl w:val="0"/>
          <w:numId w:val="5"/>
        </w:numPr>
        <w:rPr>
          <w:rFonts w:asciiTheme="majorHAnsi" w:hAnsiTheme="majorHAnsi"/>
          <w:i/>
        </w:rPr>
      </w:pPr>
      <w:r w:rsidRPr="002C427B">
        <w:rPr>
          <w:rFonts w:asciiTheme="majorHAnsi" w:hAnsiTheme="majorHAnsi"/>
        </w:rPr>
        <w:t>CA Legislation (summary):</w:t>
      </w:r>
      <w:r w:rsidRPr="002C427B">
        <w:rPr>
          <w:rFonts w:asciiTheme="majorHAnsi" w:hAnsiTheme="majorHAnsi"/>
          <w:i/>
        </w:rPr>
        <w:t xml:space="preserve"> </w:t>
      </w:r>
      <w:r w:rsidRPr="002C427B">
        <w:rPr>
          <w:rFonts w:asciiTheme="majorHAnsi" w:hAnsiTheme="majorHAnsi"/>
        </w:rPr>
        <w:t>Summary from State Council on Developmental Disabilities on AB 1041, establishing an Employment First policy</w:t>
      </w:r>
      <w:r w:rsidR="0098569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36" w:author="David Hoff" w:date="2016-04-13T08:36:00Z">
            <w:rPr>
              <w:rStyle w:val="Hyperlink"/>
              <w:rFonts w:asciiTheme="majorHAnsi" w:hAnsiTheme="majorHAnsi"/>
            </w:rPr>
          </w:rPrChange>
        </w:rPr>
        <w:fldChar w:fldCharType="begin"/>
      </w:r>
      <w:r w:rsidR="003B031C" w:rsidRPr="002C427B">
        <w:rPr>
          <w:rFonts w:asciiTheme="majorHAnsi" w:hAnsiTheme="majorHAnsi"/>
          <w:rPrChange w:id="137" w:author="David Hoff" w:date="2016-04-13T08:36:00Z">
            <w:rPr/>
          </w:rPrChange>
        </w:rPr>
        <w:instrText xml:space="preserve"> HYPERLINK "http://www.scdd.ca.gov/res/docs/pdf/Employment_First/Employment%20First%20Policy%20Summary%20SCDD%20CECY.pdf" </w:instrText>
      </w:r>
      <w:r w:rsidR="003B031C" w:rsidRPr="002C427B">
        <w:rPr>
          <w:rFonts w:asciiTheme="majorHAnsi" w:hAnsiTheme="majorHAnsi"/>
          <w:rPrChange w:id="138"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www.scdd.ca.gov/res/docs/pdf/Employment_First/Employment%20First%20Policy%20Summary%20SCDD%20CECY.pdf</w:t>
      </w:r>
      <w:r w:rsidR="003B031C" w:rsidRPr="002C427B">
        <w:rPr>
          <w:rStyle w:val="Hyperlink"/>
          <w:rFonts w:asciiTheme="majorHAnsi" w:hAnsiTheme="majorHAnsi"/>
          <w:rPrChange w:id="139"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A62679C" w14:textId="51D17867" w:rsidR="006D5653" w:rsidRPr="002C427B" w:rsidRDefault="006D5653" w:rsidP="0090411F">
      <w:pPr>
        <w:pStyle w:val="ListParagraph"/>
        <w:numPr>
          <w:ilvl w:val="0"/>
          <w:numId w:val="5"/>
        </w:numPr>
        <w:rPr>
          <w:rFonts w:asciiTheme="majorHAnsi" w:hAnsiTheme="majorHAnsi"/>
          <w:i/>
        </w:rPr>
      </w:pPr>
      <w:r w:rsidRPr="002C427B">
        <w:rPr>
          <w:rFonts w:asciiTheme="majorHAnsi" w:hAnsiTheme="majorHAnsi"/>
        </w:rPr>
        <w:t xml:space="preserve">CA Legislation (passed): </w:t>
      </w:r>
      <w:del w:id="140" w:author="David Hoff" w:date="2016-04-13T08:03:00Z">
        <w:r w:rsidRPr="002C427B" w:rsidDel="00DC0732">
          <w:rPr>
            <w:rFonts w:asciiTheme="majorHAnsi" w:hAnsiTheme="majorHAnsi"/>
          </w:rPr>
          <w:delText xml:space="preserve">Text of </w:delText>
        </w:r>
      </w:del>
      <w:r w:rsidRPr="002C427B">
        <w:rPr>
          <w:rFonts w:asciiTheme="majorHAnsi" w:hAnsiTheme="majorHAnsi"/>
        </w:rPr>
        <w:t xml:space="preserve">AB 287, California’s legislation on Employment First, </w:t>
      </w:r>
      <w:del w:id="141" w:author="David Hoff" w:date="2016-04-13T08:48:00Z">
        <w:r w:rsidRPr="002C427B" w:rsidDel="00476A56">
          <w:rPr>
            <w:rFonts w:asciiTheme="majorHAnsi" w:hAnsiTheme="majorHAnsi"/>
          </w:rPr>
          <w:delText>signed into law</w:delText>
        </w:r>
      </w:del>
      <w:ins w:id="142" w:author="David Hoff" w:date="2016-04-13T08:48:00Z">
        <w:r w:rsidR="00476A56">
          <w:rPr>
            <w:rFonts w:asciiTheme="majorHAnsi" w:hAnsiTheme="majorHAnsi"/>
          </w:rPr>
          <w:t>enacted</w:t>
        </w:r>
      </w:ins>
      <w:r w:rsidRPr="00476A56">
        <w:rPr>
          <w:rFonts w:asciiTheme="majorHAnsi" w:hAnsiTheme="majorHAnsi"/>
        </w:rPr>
        <w:t xml:space="preserve"> in October 2009, establishing Employment First Committee, and calling for the establishment of an Employment First Policy</w:t>
      </w:r>
      <w:r w:rsidR="0098569C" w:rsidRPr="00476A56">
        <w:rPr>
          <w:rFonts w:asciiTheme="majorHAnsi" w:hAnsiTheme="majorHAnsi"/>
        </w:rPr>
        <w:t>:</w:t>
      </w:r>
      <w:r w:rsidRPr="00476A56">
        <w:rPr>
          <w:rFonts w:asciiTheme="majorHAnsi" w:hAnsiTheme="majorHAnsi"/>
        </w:rPr>
        <w:br/>
      </w:r>
      <w:r w:rsidR="003B031C" w:rsidRPr="002C427B">
        <w:rPr>
          <w:rFonts w:asciiTheme="majorHAnsi" w:hAnsiTheme="majorHAnsi"/>
          <w:rPrChange w:id="143" w:author="David Hoff" w:date="2016-04-13T08:36:00Z">
            <w:rPr>
              <w:rStyle w:val="Hyperlink"/>
              <w:rFonts w:asciiTheme="majorHAnsi" w:hAnsiTheme="majorHAnsi"/>
            </w:rPr>
          </w:rPrChange>
        </w:rPr>
        <w:fldChar w:fldCharType="begin"/>
      </w:r>
      <w:r w:rsidR="003B031C" w:rsidRPr="002C427B">
        <w:rPr>
          <w:rFonts w:asciiTheme="majorHAnsi" w:hAnsiTheme="majorHAnsi"/>
          <w:rPrChange w:id="144" w:author="David Hoff" w:date="2016-04-13T08:36:00Z">
            <w:rPr/>
          </w:rPrChange>
        </w:rPr>
        <w:instrText xml:space="preserve"> HYPERLINK "http://www.leginfo.ca.gov/pub/09-10/bill/asm/ab_0251-0300/ab_287_bill_20091011_chaptered.pdf" </w:instrText>
      </w:r>
      <w:r w:rsidR="003B031C" w:rsidRPr="002C427B">
        <w:rPr>
          <w:rFonts w:asciiTheme="majorHAnsi" w:hAnsiTheme="majorHAnsi"/>
          <w:rPrChange w:id="145"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www.leginfo.ca.gov/pub/09-10/bill/asm/ab_0251-0300/ab_287_bill_20091011_chaptered.pdf</w:t>
      </w:r>
      <w:r w:rsidR="003B031C" w:rsidRPr="002C427B">
        <w:rPr>
          <w:rStyle w:val="Hyperlink"/>
          <w:rFonts w:asciiTheme="majorHAnsi" w:hAnsiTheme="majorHAnsi"/>
          <w:rPrChange w:id="146" w:author="David Hoff" w:date="2016-04-13T08:36:00Z">
            <w:rPr>
              <w:rStyle w:val="Hyperlink"/>
              <w:rFonts w:asciiTheme="majorHAnsi" w:hAnsiTheme="majorHAnsi"/>
            </w:rPr>
          </w:rPrChange>
        </w:rPr>
        <w:fldChar w:fldCharType="end"/>
      </w:r>
    </w:p>
    <w:p w14:paraId="5C2DB4F2" w14:textId="60534E05" w:rsidR="001814EC" w:rsidRPr="0006677D" w:rsidRDefault="001814EC" w:rsidP="0090411F">
      <w:pPr>
        <w:pStyle w:val="ListParagraph"/>
        <w:numPr>
          <w:ilvl w:val="0"/>
          <w:numId w:val="5"/>
        </w:numPr>
        <w:rPr>
          <w:rStyle w:val="Hyperlink"/>
          <w:rFonts w:asciiTheme="majorHAnsi" w:hAnsiTheme="majorHAnsi"/>
          <w:i/>
          <w:color w:val="auto"/>
          <w:u w:val="none"/>
        </w:rPr>
      </w:pPr>
      <w:r w:rsidRPr="0006677D">
        <w:rPr>
          <w:rFonts w:asciiTheme="majorHAnsi" w:hAnsiTheme="majorHAnsi"/>
        </w:rPr>
        <w:t>Committee on Employment First:</w:t>
      </w:r>
      <w:r w:rsidRPr="0006677D">
        <w:rPr>
          <w:rFonts w:asciiTheme="majorHAnsi" w:hAnsiTheme="majorHAnsi"/>
          <w:i/>
        </w:rPr>
        <w:t xml:space="preserve"> </w:t>
      </w:r>
      <w:r w:rsidRPr="0006677D">
        <w:rPr>
          <w:rFonts w:asciiTheme="majorHAnsi" w:hAnsiTheme="majorHAnsi"/>
        </w:rPr>
        <w:t>Materials from State Council on Developmental Disabilities Committee on Employment First</w:t>
      </w:r>
      <w:r w:rsidR="0098569C" w:rsidRPr="00476A56">
        <w:rPr>
          <w:rFonts w:asciiTheme="majorHAnsi" w:hAnsiTheme="majorHAnsi"/>
        </w:rPr>
        <w:t>:</w:t>
      </w:r>
      <w:r w:rsidRPr="00476A56">
        <w:rPr>
          <w:rFonts w:asciiTheme="majorHAnsi" w:hAnsiTheme="majorHAnsi"/>
        </w:rPr>
        <w:t xml:space="preserve"> </w:t>
      </w:r>
      <w:ins w:id="147" w:author="David Hoff" w:date="2016-04-12T17:09:00Z">
        <w:r w:rsidR="006D56FA" w:rsidRPr="0006677D">
          <w:rPr>
            <w:rFonts w:asciiTheme="majorHAnsi" w:hAnsiTheme="majorHAnsi"/>
          </w:rPr>
          <w:fldChar w:fldCharType="begin"/>
        </w:r>
        <w:r w:rsidR="006D56FA" w:rsidRPr="002C427B">
          <w:rPr>
            <w:rFonts w:asciiTheme="majorHAnsi" w:hAnsiTheme="majorHAnsi"/>
          </w:rPr>
          <w:instrText xml:space="preserve"> HYPERLINK "http://</w:instrText>
        </w:r>
      </w:ins>
      <w:ins w:id="148" w:author="David Hoff" w:date="2016-04-12T17:08:00Z">
        <w:r w:rsidR="006D56FA" w:rsidRPr="002C427B">
          <w:rPr>
            <w:rPrChange w:id="149" w:author="David Hoff" w:date="2016-04-13T08:36:00Z">
              <w:rPr>
                <w:rStyle w:val="Hyperlink"/>
                <w:rFonts w:asciiTheme="majorHAnsi" w:hAnsiTheme="majorHAnsi"/>
              </w:rPr>
            </w:rPrChange>
          </w:rPr>
          <w:instrText>www.scdd.ca.gov/Employment_First_Committee.htm</w:instrText>
        </w:r>
      </w:ins>
      <w:ins w:id="150" w:author="David Hoff" w:date="2016-04-12T17:09:00Z">
        <w:r w:rsidR="006D56FA" w:rsidRPr="002C427B">
          <w:rPr>
            <w:rFonts w:asciiTheme="majorHAnsi" w:hAnsiTheme="majorHAnsi"/>
          </w:rPr>
          <w:instrText xml:space="preserve">" </w:instrText>
        </w:r>
        <w:r w:rsidR="006D56FA" w:rsidRPr="0006677D">
          <w:rPr>
            <w:rFonts w:asciiTheme="majorHAnsi" w:hAnsiTheme="majorHAnsi"/>
            <w:rPrChange w:id="151" w:author="David Hoff" w:date="2016-04-13T08:36:00Z">
              <w:rPr>
                <w:rFonts w:asciiTheme="majorHAnsi" w:hAnsiTheme="majorHAnsi"/>
              </w:rPr>
            </w:rPrChange>
          </w:rPr>
          <w:fldChar w:fldCharType="separate"/>
        </w:r>
      </w:ins>
      <w:ins w:id="152" w:author="David Hoff" w:date="2016-04-12T17:08:00Z">
        <w:r w:rsidR="006D56FA" w:rsidRPr="0006677D">
          <w:rPr>
            <w:rStyle w:val="Hyperlink"/>
            <w:rFonts w:asciiTheme="majorHAnsi" w:hAnsiTheme="majorHAnsi"/>
          </w:rPr>
          <w:t>www.scdd.ca.gov/Employment_First_Committee.htm</w:t>
        </w:r>
      </w:ins>
      <w:ins w:id="153" w:author="David Hoff" w:date="2016-04-12T17:09:00Z">
        <w:r w:rsidR="006D56FA" w:rsidRPr="0006677D">
          <w:rPr>
            <w:rFonts w:asciiTheme="majorHAnsi" w:hAnsiTheme="majorHAnsi"/>
          </w:rPr>
          <w:fldChar w:fldCharType="end"/>
        </w:r>
      </w:ins>
      <w:ins w:id="154" w:author="David Hoff" w:date="2016-04-12T17:08:00Z">
        <w:r w:rsidR="00CA1A93" w:rsidRPr="002C427B">
          <w:rPr>
            <w:rFonts w:asciiTheme="majorHAnsi" w:hAnsiTheme="majorHAnsi"/>
          </w:rPr>
          <w:t xml:space="preserve"> </w:t>
        </w:r>
      </w:ins>
      <w:del w:id="155" w:author="David Hoff" w:date="2016-04-12T17:08:00Z">
        <w:r w:rsidR="00A32081" w:rsidRPr="002C427B" w:rsidDel="00CA1A93">
          <w:rPr>
            <w:rFonts w:asciiTheme="majorHAnsi" w:hAnsiTheme="majorHAnsi"/>
            <w:rPrChange w:id="156" w:author="David Hoff" w:date="2016-04-13T08:36:00Z">
              <w:rPr>
                <w:rStyle w:val="Hyperlink"/>
                <w:rFonts w:asciiTheme="majorHAnsi" w:hAnsiTheme="majorHAnsi"/>
              </w:rPr>
            </w:rPrChange>
          </w:rPr>
          <w:fldChar w:fldCharType="begin"/>
        </w:r>
        <w:r w:rsidR="00A32081" w:rsidRPr="002C427B" w:rsidDel="00CA1A93">
          <w:rPr>
            <w:rFonts w:asciiTheme="majorHAnsi" w:hAnsiTheme="majorHAnsi"/>
            <w:rPrChange w:id="157" w:author="David Hoff" w:date="2016-04-13T08:36:00Z">
              <w:rPr/>
            </w:rPrChange>
          </w:rPr>
          <w:delInstrText xml:space="preserve"> HYPERLINK "http://www.scdd.ca.gov/Employment_First_Policy_(AB_2424).htm" </w:delInstrText>
        </w:r>
        <w:r w:rsidR="00A32081" w:rsidRPr="002C427B" w:rsidDel="00CA1A93">
          <w:rPr>
            <w:rFonts w:asciiTheme="majorHAnsi" w:hAnsiTheme="majorHAnsi"/>
            <w:rPrChange w:id="158" w:author="David Hoff" w:date="2016-04-13T08:36:00Z">
              <w:rPr>
                <w:rStyle w:val="Hyperlink"/>
                <w:rFonts w:asciiTheme="majorHAnsi" w:hAnsiTheme="majorHAnsi"/>
              </w:rPr>
            </w:rPrChange>
          </w:rPr>
          <w:fldChar w:fldCharType="separate"/>
        </w:r>
        <w:r w:rsidR="007523AB" w:rsidRPr="002C427B" w:rsidDel="00CA1A93">
          <w:rPr>
            <w:rStyle w:val="Hyperlink"/>
            <w:rFonts w:asciiTheme="majorHAnsi" w:hAnsiTheme="majorHAnsi"/>
          </w:rPr>
          <w:delText>www.scdd.ca.gov/Employment_First_Policy_(AB_2424).htm</w:delText>
        </w:r>
        <w:r w:rsidR="00A32081" w:rsidRPr="002C427B" w:rsidDel="00CA1A93">
          <w:rPr>
            <w:rStyle w:val="Hyperlink"/>
            <w:rFonts w:asciiTheme="majorHAnsi" w:hAnsiTheme="majorHAnsi"/>
            <w:rPrChange w:id="159" w:author="David Hoff" w:date="2016-04-13T08:36:00Z">
              <w:rPr>
                <w:rStyle w:val="Hyperlink"/>
                <w:rFonts w:asciiTheme="majorHAnsi" w:hAnsiTheme="majorHAnsi"/>
              </w:rPr>
            </w:rPrChange>
          </w:rPr>
          <w:fldChar w:fldCharType="end"/>
        </w:r>
        <w:r w:rsidR="006A63CC" w:rsidRPr="002C427B" w:rsidDel="00CA1A93">
          <w:rPr>
            <w:rFonts w:asciiTheme="majorHAnsi" w:hAnsiTheme="majorHAnsi"/>
          </w:rPr>
          <w:delText xml:space="preserve"> </w:delText>
        </w:r>
      </w:del>
    </w:p>
    <w:p w14:paraId="6083899E" w14:textId="7D1A44A7" w:rsidR="00755FF5" w:rsidRPr="002C427B" w:rsidRDefault="00755FF5">
      <w:pPr>
        <w:ind w:left="360"/>
        <w:rPr>
          <w:rFonts w:asciiTheme="majorHAnsi" w:hAnsiTheme="majorHAnsi"/>
          <w:i/>
          <w:rPrChange w:id="160" w:author="David Hoff" w:date="2016-04-13T08:36:00Z">
            <w:rPr>
              <w:i/>
            </w:rPr>
          </w:rPrChange>
        </w:rPr>
        <w:pPrChange w:id="161" w:author="David Hoff" w:date="2016-04-12T17:09:00Z">
          <w:pPr>
            <w:pStyle w:val="ListParagraph"/>
            <w:numPr>
              <w:numId w:val="5"/>
            </w:numPr>
            <w:ind w:hanging="360"/>
          </w:pPr>
        </w:pPrChange>
      </w:pPr>
      <w:del w:id="162" w:author="David Hoff" w:date="2016-04-12T17:09:00Z">
        <w:r w:rsidRPr="002C427B" w:rsidDel="006D56FA">
          <w:rPr>
            <w:rFonts w:asciiTheme="majorHAnsi" w:hAnsiTheme="majorHAnsi"/>
            <w:rPrChange w:id="163" w:author="David Hoff" w:date="2016-04-13T08:36:00Z">
              <w:rPr/>
            </w:rPrChange>
          </w:rPr>
          <w:delText xml:space="preserve">CA DD Council Report: </w:delText>
        </w:r>
        <w:r w:rsidR="006D5653" w:rsidRPr="002C427B" w:rsidDel="006D56FA">
          <w:rPr>
            <w:rFonts w:asciiTheme="majorHAnsi" w:hAnsiTheme="majorHAnsi"/>
            <w:rPrChange w:id="164" w:author="David Hoff" w:date="2016-04-13T08:36:00Z">
              <w:rPr/>
            </w:rPrChange>
          </w:rPr>
          <w:delText>2012</w:delText>
        </w:r>
        <w:r w:rsidR="00570E53" w:rsidRPr="002C427B" w:rsidDel="006D56FA">
          <w:rPr>
            <w:rFonts w:asciiTheme="majorHAnsi" w:hAnsiTheme="majorHAnsi"/>
            <w:rPrChange w:id="165" w:author="David Hoff" w:date="2016-04-13T08:36:00Z">
              <w:rPr/>
            </w:rPrChange>
          </w:rPr>
          <w:delText xml:space="preserve"> </w:delText>
        </w:r>
        <w:r w:rsidR="006D5653" w:rsidRPr="002C427B" w:rsidDel="006D56FA">
          <w:rPr>
            <w:rFonts w:asciiTheme="majorHAnsi" w:hAnsiTheme="majorHAnsi"/>
            <w:rPrChange w:id="166" w:author="David Hoff" w:date="2016-04-13T08:36:00Z">
              <w:rPr/>
            </w:rPrChange>
          </w:rPr>
          <w:delText>Annual Report</w:delText>
        </w:r>
        <w:r w:rsidRPr="002C427B" w:rsidDel="006D56FA">
          <w:rPr>
            <w:rFonts w:asciiTheme="majorHAnsi" w:hAnsiTheme="majorHAnsi"/>
            <w:rPrChange w:id="167" w:author="David Hoff" w:date="2016-04-13T08:36:00Z">
              <w:rPr/>
            </w:rPrChange>
          </w:rPr>
          <w:delText xml:space="preserve"> from State Council on Developmental Disabilities on Employment First</w:delText>
        </w:r>
        <w:r w:rsidR="0098569C" w:rsidRPr="002C427B" w:rsidDel="006D56FA">
          <w:rPr>
            <w:rFonts w:asciiTheme="majorHAnsi" w:hAnsiTheme="majorHAnsi"/>
            <w:rPrChange w:id="168" w:author="David Hoff" w:date="2016-04-13T08:36:00Z">
              <w:rPr/>
            </w:rPrChange>
          </w:rPr>
          <w:delText>:</w:delText>
        </w:r>
        <w:r w:rsidRPr="002C427B" w:rsidDel="006D56FA">
          <w:rPr>
            <w:rFonts w:asciiTheme="majorHAnsi" w:hAnsiTheme="majorHAnsi"/>
            <w:rPrChange w:id="169" w:author="David Hoff" w:date="2016-04-13T08:36:00Z">
              <w:rPr/>
            </w:rPrChange>
          </w:rPr>
          <w:delText xml:space="preserve"> </w:delText>
        </w:r>
        <w:r w:rsidR="00A32081" w:rsidRPr="002C427B" w:rsidDel="006D56FA">
          <w:rPr>
            <w:rFonts w:asciiTheme="majorHAnsi" w:hAnsiTheme="majorHAnsi"/>
            <w:rPrChange w:id="170" w:author="David Hoff" w:date="2016-04-13T08:36:00Z">
              <w:rPr>
                <w:rStyle w:val="Hyperlink"/>
                <w:rFonts w:asciiTheme="majorHAnsi" w:hAnsiTheme="majorHAnsi"/>
              </w:rPr>
            </w:rPrChange>
          </w:rPr>
          <w:fldChar w:fldCharType="begin"/>
        </w:r>
        <w:r w:rsidR="00A32081" w:rsidRPr="002C427B" w:rsidDel="006D56FA">
          <w:rPr>
            <w:rFonts w:asciiTheme="majorHAnsi" w:hAnsiTheme="majorHAnsi"/>
            <w:rPrChange w:id="171" w:author="David Hoff" w:date="2016-04-13T08:36:00Z">
              <w:rPr/>
            </w:rPrChange>
          </w:rPr>
          <w:delInstrText xml:space="preserve"> HYPERLINK "http://www.scdd.ca.gov/res/docs/pdf/Employment_First/2012%20EFC%20Annual%20Report%20Jan%2016%202013.pdf" </w:delInstrText>
        </w:r>
        <w:r w:rsidR="00A32081" w:rsidRPr="002C427B" w:rsidDel="006D56FA">
          <w:rPr>
            <w:rFonts w:asciiTheme="majorHAnsi" w:hAnsiTheme="majorHAnsi"/>
            <w:rPrChange w:id="172" w:author="David Hoff" w:date="2016-04-13T08:36:00Z">
              <w:rPr>
                <w:rStyle w:val="Hyperlink"/>
                <w:rFonts w:asciiTheme="majorHAnsi" w:hAnsiTheme="majorHAnsi"/>
              </w:rPr>
            </w:rPrChange>
          </w:rPr>
          <w:fldChar w:fldCharType="separate"/>
        </w:r>
        <w:r w:rsidR="007523AB" w:rsidRPr="002C427B" w:rsidDel="006D56FA">
          <w:rPr>
            <w:rStyle w:val="Hyperlink"/>
            <w:rFonts w:asciiTheme="majorHAnsi" w:hAnsiTheme="majorHAnsi"/>
            <w:rPrChange w:id="173" w:author="David Hoff" w:date="2016-04-13T08:36:00Z">
              <w:rPr>
                <w:rStyle w:val="Hyperlink"/>
                <w:rFonts w:asciiTheme="majorHAnsi" w:hAnsiTheme="majorHAnsi"/>
              </w:rPr>
            </w:rPrChange>
          </w:rPr>
          <w:delText>www.scdd.ca.gov/res/docs/pdf/Employment_First/2012%20EFC%20Annual%20Report%20Jan%2016%202013.pdf</w:delText>
        </w:r>
        <w:r w:rsidR="00A32081" w:rsidRPr="002C427B" w:rsidDel="006D56FA">
          <w:rPr>
            <w:rStyle w:val="Hyperlink"/>
            <w:rFonts w:asciiTheme="majorHAnsi" w:hAnsiTheme="majorHAnsi"/>
            <w:rPrChange w:id="174" w:author="David Hoff" w:date="2016-04-13T08:36:00Z">
              <w:rPr>
                <w:rStyle w:val="Hyperlink"/>
                <w:rFonts w:asciiTheme="majorHAnsi" w:hAnsiTheme="majorHAnsi"/>
              </w:rPr>
            </w:rPrChange>
          </w:rPr>
          <w:fldChar w:fldCharType="end"/>
        </w:r>
        <w:r w:rsidR="007523AB" w:rsidRPr="002C427B" w:rsidDel="006D56FA">
          <w:rPr>
            <w:rFonts w:asciiTheme="majorHAnsi" w:hAnsiTheme="majorHAnsi"/>
            <w:rPrChange w:id="175" w:author="David Hoff" w:date="2016-04-13T08:36:00Z">
              <w:rPr/>
            </w:rPrChange>
          </w:rPr>
          <w:delText xml:space="preserve"> </w:delText>
        </w:r>
      </w:del>
      <w:r w:rsidR="00E17273" w:rsidRPr="002C427B">
        <w:rPr>
          <w:rFonts w:asciiTheme="majorHAnsi" w:hAnsiTheme="majorHAnsi"/>
          <w:rPrChange w:id="176" w:author="David Hoff" w:date="2016-04-13T08:36:00Z">
            <w:rPr/>
          </w:rPrChange>
        </w:rPr>
        <w:br/>
      </w:r>
    </w:p>
    <w:p w14:paraId="31436D35" w14:textId="77777777" w:rsidR="004335BE" w:rsidRPr="0006677D" w:rsidRDefault="0077191F" w:rsidP="0077191F">
      <w:pPr>
        <w:rPr>
          <w:rFonts w:asciiTheme="majorHAnsi" w:hAnsiTheme="majorHAnsi"/>
          <w:b/>
        </w:rPr>
      </w:pPr>
      <w:r w:rsidRPr="002C427B">
        <w:rPr>
          <w:rFonts w:asciiTheme="majorHAnsi" w:hAnsiTheme="majorHAnsi"/>
          <w:b/>
        </w:rPr>
        <w:t>Colorado</w:t>
      </w:r>
    </w:p>
    <w:p w14:paraId="3F46E25E" w14:textId="19E32DA1" w:rsidR="00384866" w:rsidRPr="0006677D" w:rsidRDefault="00384866" w:rsidP="0090411F">
      <w:pPr>
        <w:pStyle w:val="ListParagraph"/>
        <w:numPr>
          <w:ilvl w:val="0"/>
          <w:numId w:val="6"/>
        </w:numPr>
        <w:rPr>
          <w:ins w:id="177" w:author="David Hoff" w:date="2016-04-12T15:10:00Z"/>
          <w:rFonts w:asciiTheme="majorHAnsi" w:hAnsiTheme="majorHAnsi"/>
        </w:rPr>
      </w:pPr>
      <w:ins w:id="178" w:author="David Hoff" w:date="2016-04-12T15:10:00Z">
        <w:r w:rsidRPr="0006677D">
          <w:rPr>
            <w:rFonts w:asciiTheme="majorHAnsi" w:hAnsiTheme="majorHAnsi"/>
          </w:rPr>
          <w:t xml:space="preserve">CO Legislation (proposed): </w:t>
        </w:r>
      </w:ins>
      <w:ins w:id="179" w:author="David Hoff" w:date="2016-04-12T15:12:00Z">
        <w:r w:rsidRPr="0006677D">
          <w:rPr>
            <w:rFonts w:asciiTheme="majorHAnsi" w:hAnsiTheme="majorHAnsi"/>
          </w:rPr>
          <w:t>Colorado Employment First bill</w:t>
        </w:r>
      </w:ins>
      <w:ins w:id="180" w:author="David Hoff" w:date="2016-04-12T18:04:00Z">
        <w:r w:rsidR="00A8774A" w:rsidRPr="0006677D">
          <w:rPr>
            <w:rFonts w:asciiTheme="majorHAnsi" w:hAnsiTheme="majorHAnsi"/>
          </w:rPr>
          <w:t>, SB 16-077,</w:t>
        </w:r>
      </w:ins>
      <w:ins w:id="181" w:author="David Hoff" w:date="2016-04-12T15:12:00Z">
        <w:r w:rsidRPr="0006677D">
          <w:rPr>
            <w:rFonts w:asciiTheme="majorHAnsi" w:hAnsiTheme="majorHAnsi"/>
          </w:rPr>
          <w:t xml:space="preserve"> proposed </w:t>
        </w:r>
      </w:ins>
      <w:ins w:id="182" w:author="David Hoff" w:date="2016-04-12T15:13:00Z">
        <w:r w:rsidRPr="0006677D">
          <w:rPr>
            <w:rFonts w:asciiTheme="majorHAnsi" w:hAnsiTheme="majorHAnsi"/>
          </w:rPr>
          <w:t xml:space="preserve">in </w:t>
        </w:r>
      </w:ins>
      <w:ins w:id="183" w:author="David Hoff" w:date="2016-04-12T15:12:00Z">
        <w:r w:rsidRPr="0006677D">
          <w:rPr>
            <w:rFonts w:asciiTheme="majorHAnsi" w:hAnsiTheme="majorHAnsi"/>
          </w:rPr>
          <w:t xml:space="preserve">2016 - </w:t>
        </w:r>
      </w:ins>
      <w:ins w:id="184" w:author="David Hoff" w:date="2016-04-12T17:09:00Z">
        <w:r w:rsidR="006D56FA" w:rsidRPr="0006677D">
          <w:rPr>
            <w:rFonts w:asciiTheme="majorHAnsi" w:hAnsiTheme="majorHAnsi"/>
          </w:rPr>
          <w:fldChar w:fldCharType="begin"/>
        </w:r>
        <w:r w:rsidR="006D56FA" w:rsidRPr="002C427B">
          <w:rPr>
            <w:rFonts w:asciiTheme="majorHAnsi" w:hAnsiTheme="majorHAnsi"/>
          </w:rPr>
          <w:instrText xml:space="preserve"> HYPERLINK "http://</w:instrText>
        </w:r>
      </w:ins>
      <w:ins w:id="185" w:author="David Hoff" w:date="2016-04-12T15:12:00Z">
        <w:r w:rsidR="006D56FA" w:rsidRPr="002C427B">
          <w:rPr>
            <w:rPrChange w:id="186" w:author="David Hoff" w:date="2016-04-13T08:36:00Z">
              <w:rPr>
                <w:rStyle w:val="Hyperlink"/>
                <w:rFonts w:asciiTheme="majorHAnsi" w:hAnsiTheme="majorHAnsi"/>
              </w:rPr>
            </w:rPrChange>
          </w:rPr>
          <w:instrText>www.leg.state.co.us/clics/clics2016a/csl.nsf/fsbillcont3/AD0AE2EDDD5384BF87257F24006458F1?open&amp;file=077_01.pdf</w:instrText>
        </w:r>
      </w:ins>
      <w:ins w:id="187" w:author="David Hoff" w:date="2016-04-12T17:09:00Z">
        <w:r w:rsidR="006D56FA" w:rsidRPr="002C427B">
          <w:rPr>
            <w:rFonts w:asciiTheme="majorHAnsi" w:hAnsiTheme="majorHAnsi"/>
          </w:rPr>
          <w:instrText xml:space="preserve">" </w:instrText>
        </w:r>
        <w:r w:rsidR="006D56FA" w:rsidRPr="0006677D">
          <w:rPr>
            <w:rFonts w:asciiTheme="majorHAnsi" w:hAnsiTheme="majorHAnsi"/>
            <w:rPrChange w:id="188" w:author="David Hoff" w:date="2016-04-13T08:36:00Z">
              <w:rPr>
                <w:rFonts w:asciiTheme="majorHAnsi" w:hAnsiTheme="majorHAnsi"/>
              </w:rPr>
            </w:rPrChange>
          </w:rPr>
          <w:fldChar w:fldCharType="separate"/>
        </w:r>
      </w:ins>
      <w:ins w:id="189" w:author="David Hoff" w:date="2016-04-12T15:12:00Z">
        <w:r w:rsidR="006D56FA" w:rsidRPr="0006677D">
          <w:rPr>
            <w:rStyle w:val="Hyperlink"/>
            <w:rFonts w:asciiTheme="majorHAnsi" w:hAnsiTheme="majorHAnsi"/>
          </w:rPr>
          <w:t>www.leg.state.co.us/clics/clics2016a/csl.nsf/fsbillcont3/AD0AE2EDDD5384BF87257F24006458F1?open&amp;file=077_01.pdf</w:t>
        </w:r>
      </w:ins>
      <w:ins w:id="190" w:author="David Hoff" w:date="2016-04-12T17:09:00Z">
        <w:r w:rsidR="006D56FA" w:rsidRPr="0006677D">
          <w:rPr>
            <w:rFonts w:asciiTheme="majorHAnsi" w:hAnsiTheme="majorHAnsi"/>
          </w:rPr>
          <w:fldChar w:fldCharType="end"/>
        </w:r>
      </w:ins>
      <w:ins w:id="191" w:author="David Hoff" w:date="2016-04-12T15:12:00Z">
        <w:r w:rsidRPr="002C427B">
          <w:rPr>
            <w:rFonts w:asciiTheme="majorHAnsi" w:hAnsiTheme="majorHAnsi"/>
          </w:rPr>
          <w:t xml:space="preserve"> </w:t>
        </w:r>
      </w:ins>
    </w:p>
    <w:p w14:paraId="02C158EF" w14:textId="650A0EE9" w:rsidR="00CC1C9D" w:rsidRPr="0006677D" w:rsidRDefault="00525560" w:rsidP="0090411F">
      <w:pPr>
        <w:pStyle w:val="ListParagraph"/>
        <w:numPr>
          <w:ilvl w:val="0"/>
          <w:numId w:val="6"/>
        </w:numPr>
        <w:rPr>
          <w:rFonts w:asciiTheme="majorHAnsi" w:hAnsiTheme="majorHAnsi"/>
        </w:rPr>
      </w:pPr>
      <w:r w:rsidRPr="0006677D">
        <w:rPr>
          <w:rFonts w:asciiTheme="majorHAnsi" w:hAnsiTheme="majorHAnsi"/>
        </w:rPr>
        <w:t>Policy on Integrated Employment</w:t>
      </w:r>
      <w:r w:rsidR="00CC1C9D" w:rsidRPr="0006677D">
        <w:rPr>
          <w:rFonts w:asciiTheme="majorHAnsi" w:hAnsiTheme="majorHAnsi"/>
        </w:rPr>
        <w:t>: Colorado</w:t>
      </w:r>
      <w:r w:rsidR="004335BE" w:rsidRPr="0006677D">
        <w:rPr>
          <w:rFonts w:asciiTheme="majorHAnsi" w:hAnsiTheme="majorHAnsi"/>
        </w:rPr>
        <w:t xml:space="preserve"> Department of Health Care Policy and Financing – Services for Individuals with Intellectual and Developmental Disabilities</w:t>
      </w:r>
      <w:r w:rsidR="00CC1C9D" w:rsidRPr="002C427B">
        <w:rPr>
          <w:rFonts w:asciiTheme="majorHAnsi" w:hAnsiTheme="majorHAnsi"/>
        </w:rPr>
        <w:t xml:space="preserve"> </w:t>
      </w:r>
      <w:r w:rsidR="004335BE" w:rsidRPr="002C427B">
        <w:rPr>
          <w:rFonts w:asciiTheme="majorHAnsi" w:hAnsiTheme="majorHAnsi"/>
        </w:rPr>
        <w:t xml:space="preserve">rule 8.609.9 (formerly </w:t>
      </w:r>
      <w:r w:rsidR="00CC1C9D" w:rsidRPr="002C427B">
        <w:rPr>
          <w:rFonts w:asciiTheme="majorHAnsi" w:hAnsiTheme="majorHAnsi"/>
          <w:color w:val="000000"/>
        </w:rPr>
        <w:t>Division for Developmental Disabilities rule 16.626</w:t>
      </w:r>
      <w:r w:rsidR="004335BE" w:rsidRPr="002C427B">
        <w:rPr>
          <w:rFonts w:asciiTheme="majorHAnsi" w:hAnsiTheme="majorHAnsi"/>
          <w:color w:val="000000"/>
        </w:rPr>
        <w:t>)</w:t>
      </w:r>
      <w:r w:rsidR="00CC1C9D" w:rsidRPr="002C427B">
        <w:rPr>
          <w:rFonts w:asciiTheme="majorHAnsi" w:hAnsiTheme="majorHAnsi"/>
          <w:color w:val="000000"/>
        </w:rPr>
        <w:t xml:space="preserve"> stating that</w:t>
      </w:r>
      <w:r w:rsidR="00CC1C9D" w:rsidRPr="002C427B">
        <w:rPr>
          <w:rFonts w:asciiTheme="majorHAnsi" w:hAnsiTheme="majorHAnsi"/>
          <w:iCs/>
          <w:color w:val="000000"/>
        </w:rPr>
        <w:t xml:space="preserve"> integrated employment is considered the primary service option for adult </w:t>
      </w:r>
      <w:r w:rsidR="009D5138" w:rsidRPr="002C427B">
        <w:rPr>
          <w:rFonts w:asciiTheme="majorHAnsi" w:hAnsiTheme="majorHAnsi"/>
          <w:iCs/>
          <w:color w:val="000000"/>
        </w:rPr>
        <w:t>d</w:t>
      </w:r>
      <w:r w:rsidR="00CC1C9D" w:rsidRPr="002C427B">
        <w:rPr>
          <w:rFonts w:asciiTheme="majorHAnsi" w:hAnsiTheme="majorHAnsi"/>
          <w:iCs/>
          <w:color w:val="000000"/>
        </w:rPr>
        <w:t xml:space="preserve">ay </w:t>
      </w:r>
      <w:r w:rsidR="009D5138" w:rsidRPr="002C427B">
        <w:rPr>
          <w:rFonts w:asciiTheme="majorHAnsi" w:hAnsiTheme="majorHAnsi"/>
          <w:iCs/>
          <w:color w:val="000000"/>
        </w:rPr>
        <w:t>h</w:t>
      </w:r>
      <w:r w:rsidR="00CC1C9D" w:rsidRPr="002C427B">
        <w:rPr>
          <w:rFonts w:asciiTheme="majorHAnsi" w:hAnsiTheme="majorHAnsi"/>
          <w:iCs/>
          <w:color w:val="000000"/>
        </w:rPr>
        <w:t xml:space="preserve">abilitation </w:t>
      </w:r>
      <w:r w:rsidR="009D5138" w:rsidRPr="002C427B">
        <w:rPr>
          <w:rFonts w:asciiTheme="majorHAnsi" w:hAnsiTheme="majorHAnsi"/>
          <w:iCs/>
          <w:color w:val="000000"/>
        </w:rPr>
        <w:t>s</w:t>
      </w:r>
      <w:r w:rsidR="00CC1C9D" w:rsidRPr="002C427B">
        <w:rPr>
          <w:rFonts w:asciiTheme="majorHAnsi" w:hAnsiTheme="majorHAnsi"/>
          <w:iCs/>
          <w:color w:val="000000"/>
        </w:rPr>
        <w:t xml:space="preserve">ervices and </w:t>
      </w:r>
      <w:r w:rsidR="009D5138" w:rsidRPr="002C427B">
        <w:rPr>
          <w:rFonts w:asciiTheme="majorHAnsi" w:hAnsiTheme="majorHAnsi"/>
          <w:iCs/>
          <w:color w:val="000000"/>
        </w:rPr>
        <w:t>s</w:t>
      </w:r>
      <w:r w:rsidR="00CC1C9D" w:rsidRPr="002C427B">
        <w:rPr>
          <w:rFonts w:asciiTheme="majorHAnsi" w:hAnsiTheme="majorHAnsi"/>
          <w:iCs/>
          <w:color w:val="000000"/>
        </w:rPr>
        <w:t>upports</w:t>
      </w:r>
      <w:r w:rsidR="009D5138" w:rsidRPr="002C427B">
        <w:rPr>
          <w:rFonts w:asciiTheme="majorHAnsi" w:hAnsiTheme="majorHAnsi"/>
          <w:iCs/>
          <w:color w:val="000000"/>
        </w:rPr>
        <w:t>:</w:t>
      </w:r>
      <w:r w:rsidR="00CC1C9D" w:rsidRPr="002C427B">
        <w:rPr>
          <w:rFonts w:asciiTheme="majorHAnsi" w:hAnsiTheme="majorHAnsi"/>
          <w:iCs/>
          <w:color w:val="000000"/>
        </w:rPr>
        <w:t xml:space="preserve"> </w:t>
      </w:r>
      <w:ins w:id="192" w:author="David Hoff" w:date="2016-04-12T17:10:00Z">
        <w:r w:rsidR="006D56FA" w:rsidRPr="0006677D">
          <w:rPr>
            <w:rFonts w:asciiTheme="majorHAnsi" w:hAnsiTheme="majorHAnsi"/>
          </w:rPr>
          <w:fldChar w:fldCharType="begin"/>
        </w:r>
        <w:r w:rsidR="006D56FA" w:rsidRPr="002C427B">
          <w:rPr>
            <w:rFonts w:asciiTheme="majorHAnsi" w:hAnsiTheme="majorHAnsi"/>
          </w:rPr>
          <w:instrText xml:space="preserve"> HYPERLINK "http://</w:instrText>
        </w:r>
      </w:ins>
      <w:r w:rsidR="006D56FA" w:rsidRPr="002C427B">
        <w:rPr>
          <w:rPrChange w:id="193" w:author="David Hoff" w:date="2016-04-13T08:36:00Z">
            <w:rPr>
              <w:rStyle w:val="Hyperlink"/>
              <w:rFonts w:asciiTheme="majorHAnsi" w:hAnsiTheme="majorHAnsi"/>
            </w:rPr>
          </w:rPrChange>
        </w:rPr>
        <w:instrText>www.sos.state.co.us/CCR/GenerateRulePdf.do?ruleVersionId=5649&amp;fileName=10%20CCR%202505-10%208.600</w:instrText>
      </w:r>
      <w:ins w:id="194" w:author="David Hoff" w:date="2016-04-12T17:10:00Z">
        <w:r w:rsidR="006D56FA" w:rsidRPr="002C427B">
          <w:rPr>
            <w:rFonts w:asciiTheme="majorHAnsi" w:hAnsiTheme="majorHAnsi"/>
          </w:rPr>
          <w:instrText xml:space="preserve">" </w:instrText>
        </w:r>
        <w:r w:rsidR="006D56FA" w:rsidRPr="0006677D">
          <w:rPr>
            <w:rFonts w:asciiTheme="majorHAnsi" w:hAnsiTheme="majorHAnsi"/>
            <w:rPrChange w:id="195" w:author="David Hoff" w:date="2016-04-13T08:36:00Z">
              <w:rPr>
                <w:rFonts w:asciiTheme="majorHAnsi" w:hAnsiTheme="majorHAnsi"/>
              </w:rPr>
            </w:rPrChange>
          </w:rPr>
          <w:fldChar w:fldCharType="separate"/>
        </w:r>
      </w:ins>
      <w:del w:id="196" w:author="David Hoff" w:date="2016-04-12T17:10:00Z">
        <w:r w:rsidR="006D56FA" w:rsidRPr="0006677D" w:rsidDel="006D56FA">
          <w:rPr>
            <w:rStyle w:val="Hyperlink"/>
            <w:rFonts w:asciiTheme="majorHAnsi" w:hAnsiTheme="majorHAnsi"/>
          </w:rPr>
          <w:delText>http://</w:delText>
        </w:r>
      </w:del>
      <w:r w:rsidR="006D56FA" w:rsidRPr="0006677D">
        <w:rPr>
          <w:rStyle w:val="Hyperlink"/>
          <w:rFonts w:asciiTheme="majorHAnsi" w:hAnsiTheme="majorHAnsi"/>
        </w:rPr>
        <w:t>www.sos.state.co.us/CCR/GenerateRulePdf.do?ruleVersionId=5649&amp;fileName=10%20CCR%202505-10%208.600</w:t>
      </w:r>
      <w:ins w:id="197" w:author="David Hoff" w:date="2016-04-12T17:10:00Z">
        <w:r w:rsidR="006D56FA" w:rsidRPr="0006677D">
          <w:rPr>
            <w:rFonts w:asciiTheme="majorHAnsi" w:hAnsiTheme="majorHAnsi"/>
          </w:rPr>
          <w:fldChar w:fldCharType="end"/>
        </w:r>
      </w:ins>
      <w:r w:rsidR="004335BE" w:rsidRPr="002C427B">
        <w:rPr>
          <w:rFonts w:asciiTheme="majorHAnsi" w:hAnsiTheme="majorHAnsi"/>
        </w:rPr>
        <w:t xml:space="preserve"> </w:t>
      </w:r>
    </w:p>
    <w:p w14:paraId="4E7D71A9" w14:textId="4C18BF1F" w:rsidR="00D54619" w:rsidRPr="0006677D" w:rsidRDefault="004335BE" w:rsidP="0090411F">
      <w:pPr>
        <w:pStyle w:val="ListParagraph"/>
        <w:numPr>
          <w:ilvl w:val="0"/>
          <w:numId w:val="6"/>
        </w:numPr>
        <w:rPr>
          <w:rFonts w:asciiTheme="majorHAnsi" w:hAnsiTheme="majorHAnsi"/>
        </w:rPr>
      </w:pPr>
      <w:r w:rsidRPr="0006677D">
        <w:rPr>
          <w:rFonts w:asciiTheme="majorHAnsi" w:hAnsiTheme="majorHAnsi"/>
        </w:rPr>
        <w:t xml:space="preserve">Proposed </w:t>
      </w:r>
      <w:r w:rsidR="003C6001" w:rsidRPr="0006677D">
        <w:rPr>
          <w:rFonts w:asciiTheme="majorHAnsi" w:hAnsiTheme="majorHAnsi"/>
        </w:rPr>
        <w:t>C</w:t>
      </w:r>
      <w:r w:rsidRPr="0006677D">
        <w:rPr>
          <w:rFonts w:asciiTheme="majorHAnsi" w:hAnsiTheme="majorHAnsi"/>
        </w:rPr>
        <w:t xml:space="preserve">hanges to Policy on Integrated Employment: </w:t>
      </w:r>
      <w:ins w:id="198" w:author="David Hoff" w:date="2016-04-13T08:05:00Z">
        <w:r w:rsidR="00DC0732" w:rsidRPr="0006677D">
          <w:rPr>
            <w:rFonts w:asciiTheme="majorHAnsi" w:hAnsiTheme="majorHAnsi"/>
          </w:rPr>
          <w:t>R</w:t>
        </w:r>
      </w:ins>
      <w:del w:id="199" w:author="David Hoff" w:date="2016-04-13T08:05:00Z">
        <w:r w:rsidRPr="0006677D" w:rsidDel="00DC0732">
          <w:rPr>
            <w:rFonts w:asciiTheme="majorHAnsi" w:hAnsiTheme="majorHAnsi"/>
          </w:rPr>
          <w:delText>2005 r</w:delText>
        </w:r>
      </w:del>
      <w:r w:rsidRPr="0006677D">
        <w:rPr>
          <w:rFonts w:asciiTheme="majorHAnsi" w:hAnsiTheme="majorHAnsi"/>
        </w:rPr>
        <w:t xml:space="preserve">ecommendations </w:t>
      </w:r>
      <w:ins w:id="200" w:author="David Hoff" w:date="2016-04-13T08:06:00Z">
        <w:r w:rsidR="00DC0732" w:rsidRPr="0006677D">
          <w:rPr>
            <w:rFonts w:asciiTheme="majorHAnsi" w:hAnsiTheme="majorHAnsi"/>
          </w:rPr>
          <w:t xml:space="preserve">issued in 2005 </w:t>
        </w:r>
      </w:ins>
      <w:r w:rsidRPr="0006677D">
        <w:rPr>
          <w:rFonts w:asciiTheme="majorHAnsi" w:hAnsiTheme="majorHAnsi"/>
        </w:rPr>
        <w:t xml:space="preserve">for strengthening policy on integrated employment to ensure </w:t>
      </w:r>
      <w:r w:rsidR="009D5138" w:rsidRPr="002C427B">
        <w:rPr>
          <w:rFonts w:asciiTheme="majorHAnsi" w:hAnsiTheme="majorHAnsi"/>
        </w:rPr>
        <w:t>it</w:t>
      </w:r>
      <w:r w:rsidRPr="002C427B">
        <w:rPr>
          <w:rFonts w:asciiTheme="majorHAnsi" w:hAnsiTheme="majorHAnsi"/>
        </w:rPr>
        <w:t xml:space="preserve"> is the primary service option</w:t>
      </w:r>
      <w:r w:rsidR="009D5138" w:rsidRPr="002C427B">
        <w:rPr>
          <w:rFonts w:asciiTheme="majorHAnsi" w:hAnsiTheme="majorHAnsi"/>
        </w:rPr>
        <w:t>:</w:t>
      </w:r>
      <w:r w:rsidRPr="002C427B">
        <w:rPr>
          <w:rFonts w:asciiTheme="majorHAnsi" w:hAnsiTheme="majorHAnsi"/>
        </w:rPr>
        <w:t xml:space="preserve"> </w:t>
      </w:r>
      <w:ins w:id="201" w:author="David Hoff" w:date="2016-04-12T17:27:00Z">
        <w:r w:rsidR="00481569" w:rsidRPr="002C427B">
          <w:rPr>
            <w:rFonts w:asciiTheme="majorHAnsi" w:hAnsiTheme="majorHAnsi"/>
          </w:rPr>
          <w:t>http://hermes.cde.state.co.us/drupal/islandora/object/co%3A18538/datastream/OBJ/view</w:t>
        </w:r>
      </w:ins>
      <w:del w:id="202" w:author="David Hoff" w:date="2016-04-12T17:27:00Z">
        <w:r w:rsidR="00A32081" w:rsidRPr="002C427B" w:rsidDel="00481569">
          <w:rPr>
            <w:rFonts w:asciiTheme="majorHAnsi" w:hAnsiTheme="majorHAnsi"/>
            <w:rPrChange w:id="203" w:author="David Hoff" w:date="2016-04-13T08:36:00Z">
              <w:rPr>
                <w:rStyle w:val="Hyperlink"/>
                <w:rFonts w:asciiTheme="majorHAnsi" w:hAnsiTheme="majorHAnsi"/>
              </w:rPr>
            </w:rPrChange>
          </w:rPr>
          <w:fldChar w:fldCharType="begin"/>
        </w:r>
        <w:r w:rsidR="00A32081" w:rsidRPr="002C427B" w:rsidDel="00481569">
          <w:rPr>
            <w:rFonts w:asciiTheme="majorHAnsi" w:hAnsiTheme="majorHAnsi"/>
            <w:rPrChange w:id="204" w:author="David Hoff" w:date="2016-04-13T08:36:00Z">
              <w:rPr/>
            </w:rPrChange>
          </w:rPr>
          <w:delInstrText xml:space="preserve"> HYPERLINK "http://cospl.coalliance.org/fedora/repository/co%3A7116/hu252em7200505internet.pdf" </w:delInstrText>
        </w:r>
        <w:r w:rsidR="00A32081" w:rsidRPr="002C427B" w:rsidDel="00481569">
          <w:rPr>
            <w:rFonts w:asciiTheme="majorHAnsi" w:hAnsiTheme="majorHAnsi"/>
            <w:rPrChange w:id="205" w:author="David Hoff" w:date="2016-04-13T08:36:00Z">
              <w:rPr>
                <w:rStyle w:val="Hyperlink"/>
                <w:rFonts w:asciiTheme="majorHAnsi" w:hAnsiTheme="majorHAnsi"/>
              </w:rPr>
            </w:rPrChange>
          </w:rPr>
          <w:fldChar w:fldCharType="separate"/>
        </w:r>
        <w:r w:rsidR="007B73DC" w:rsidRPr="002C427B" w:rsidDel="00481569">
          <w:rPr>
            <w:rStyle w:val="Hyperlink"/>
            <w:rFonts w:asciiTheme="majorHAnsi" w:hAnsiTheme="majorHAnsi"/>
          </w:rPr>
          <w:delText>http://cospl.coalliance.org/fedora/repository/co%3A7116/hu252em7200505internet.pdf</w:delText>
        </w:r>
        <w:r w:rsidR="00A32081" w:rsidRPr="002C427B" w:rsidDel="00481569">
          <w:rPr>
            <w:rStyle w:val="Hyperlink"/>
            <w:rFonts w:asciiTheme="majorHAnsi" w:hAnsiTheme="majorHAnsi"/>
            <w:rPrChange w:id="206" w:author="David Hoff" w:date="2016-04-13T08:36:00Z">
              <w:rPr>
                <w:rStyle w:val="Hyperlink"/>
                <w:rFonts w:asciiTheme="majorHAnsi" w:hAnsiTheme="majorHAnsi"/>
              </w:rPr>
            </w:rPrChange>
          </w:rPr>
          <w:fldChar w:fldCharType="end"/>
        </w:r>
        <w:r w:rsidR="007B73DC" w:rsidRPr="002C427B" w:rsidDel="00481569">
          <w:rPr>
            <w:rFonts w:asciiTheme="majorHAnsi" w:hAnsiTheme="majorHAnsi"/>
          </w:rPr>
          <w:delText xml:space="preserve"> </w:delText>
        </w:r>
      </w:del>
    </w:p>
    <w:p w14:paraId="3D7E3A03" w14:textId="77777777" w:rsidR="0077191F" w:rsidRPr="002C427B" w:rsidRDefault="0077191F" w:rsidP="0077191F">
      <w:pPr>
        <w:rPr>
          <w:rFonts w:asciiTheme="majorHAnsi" w:hAnsiTheme="majorHAnsi"/>
        </w:rPr>
      </w:pPr>
    </w:p>
    <w:p w14:paraId="2E8458DC" w14:textId="77777777" w:rsidR="00F4223A" w:rsidRPr="002C427B" w:rsidRDefault="0077191F" w:rsidP="0077191F">
      <w:pPr>
        <w:rPr>
          <w:rFonts w:asciiTheme="majorHAnsi" w:hAnsiTheme="majorHAnsi"/>
          <w:b/>
        </w:rPr>
      </w:pPr>
      <w:r w:rsidRPr="002C427B">
        <w:rPr>
          <w:rFonts w:asciiTheme="majorHAnsi" w:hAnsiTheme="majorHAnsi"/>
          <w:b/>
        </w:rPr>
        <w:t>Connecticut</w:t>
      </w:r>
    </w:p>
    <w:p w14:paraId="2651CC9C" w14:textId="6664C2F1" w:rsidR="00F4223A" w:rsidRPr="002C427B" w:rsidRDefault="00F4223A" w:rsidP="0090411F">
      <w:pPr>
        <w:pStyle w:val="ListParagraph"/>
        <w:numPr>
          <w:ilvl w:val="0"/>
          <w:numId w:val="7"/>
        </w:numPr>
        <w:rPr>
          <w:rFonts w:asciiTheme="majorHAnsi" w:hAnsiTheme="majorHAnsi"/>
          <w:bCs/>
        </w:rPr>
      </w:pPr>
      <w:r w:rsidRPr="002C427B">
        <w:rPr>
          <w:rFonts w:asciiTheme="majorHAnsi" w:hAnsiTheme="majorHAnsi"/>
          <w:bCs/>
        </w:rPr>
        <w:t xml:space="preserve">CT Employment First Policy: </w:t>
      </w:r>
      <w:ins w:id="207" w:author="David Hoff" w:date="2016-04-13T08:05:00Z">
        <w:r w:rsidR="00DC0732" w:rsidRPr="002C427B">
          <w:rPr>
            <w:rFonts w:asciiTheme="majorHAnsi" w:hAnsiTheme="majorHAnsi"/>
            <w:bCs/>
          </w:rPr>
          <w:t xml:space="preserve">Connecticut Department of Developmental Services </w:t>
        </w:r>
      </w:ins>
      <w:r w:rsidR="009F1379" w:rsidRPr="002C427B">
        <w:rPr>
          <w:rFonts w:asciiTheme="majorHAnsi" w:hAnsiTheme="majorHAnsi"/>
          <w:bCs/>
        </w:rPr>
        <w:t xml:space="preserve">Employment First Policy </w:t>
      </w:r>
      <w:del w:id="208" w:author="David Hoff" w:date="2016-04-13T08:05:00Z">
        <w:r w:rsidR="009F1379" w:rsidRPr="002C427B" w:rsidDel="00DC0732">
          <w:rPr>
            <w:rFonts w:asciiTheme="majorHAnsi" w:hAnsiTheme="majorHAnsi"/>
            <w:bCs/>
          </w:rPr>
          <w:delText>issued by Connecticut Department of Developmental Services</w:delText>
        </w:r>
        <w:r w:rsidR="009D5138" w:rsidRPr="002C427B" w:rsidDel="00DC0732">
          <w:rPr>
            <w:rFonts w:asciiTheme="majorHAnsi" w:hAnsiTheme="majorHAnsi"/>
            <w:bCs/>
          </w:rPr>
          <w:delText>,</w:delText>
        </w:r>
        <w:r w:rsidR="009F1379" w:rsidRPr="002C427B" w:rsidDel="00DC0732">
          <w:rPr>
            <w:rFonts w:asciiTheme="majorHAnsi" w:hAnsiTheme="majorHAnsi"/>
            <w:bCs/>
          </w:rPr>
          <w:delText xml:space="preserve"> </w:delText>
        </w:r>
      </w:del>
      <w:r w:rsidR="009F1379" w:rsidRPr="002C427B">
        <w:rPr>
          <w:rFonts w:asciiTheme="majorHAnsi" w:hAnsiTheme="majorHAnsi"/>
          <w:bCs/>
        </w:rPr>
        <w:t>issue</w:t>
      </w:r>
      <w:r w:rsidR="009D5138" w:rsidRPr="002C427B">
        <w:rPr>
          <w:rFonts w:asciiTheme="majorHAnsi" w:hAnsiTheme="majorHAnsi"/>
          <w:bCs/>
        </w:rPr>
        <w:t>d</w:t>
      </w:r>
      <w:r w:rsidR="009F1379" w:rsidRPr="002C427B">
        <w:rPr>
          <w:rFonts w:asciiTheme="majorHAnsi" w:hAnsiTheme="majorHAnsi"/>
          <w:bCs/>
        </w:rPr>
        <w:t xml:space="preserve"> in April 2011</w:t>
      </w:r>
      <w:r w:rsidR="009D5138" w:rsidRPr="002C427B">
        <w:rPr>
          <w:rFonts w:asciiTheme="majorHAnsi" w:hAnsiTheme="majorHAnsi"/>
          <w:bCs/>
        </w:rPr>
        <w:t>:</w:t>
      </w:r>
      <w:r w:rsidR="009F1379" w:rsidRPr="002C427B">
        <w:rPr>
          <w:rFonts w:asciiTheme="majorHAnsi" w:hAnsiTheme="majorHAnsi"/>
          <w:bCs/>
        </w:rPr>
        <w:t xml:space="preserve"> </w:t>
      </w:r>
      <w:r w:rsidR="003B031C" w:rsidRPr="002C427B">
        <w:rPr>
          <w:rFonts w:asciiTheme="majorHAnsi" w:hAnsiTheme="majorHAnsi"/>
          <w:rPrChange w:id="209"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10" w:author="David Hoff" w:date="2016-04-13T08:36:00Z">
            <w:rPr/>
          </w:rPrChange>
        </w:rPr>
        <w:instrText xml:space="preserve"> HYPERLINK "http://www.ct.gov/dds/lib/dds/dds_manual/ic5/ic5po001_employment_first.pdf" </w:instrText>
      </w:r>
      <w:r w:rsidR="003B031C" w:rsidRPr="002C427B">
        <w:rPr>
          <w:rFonts w:asciiTheme="majorHAnsi" w:hAnsiTheme="majorHAnsi"/>
          <w:rPrChange w:id="211" w:author="David Hoff" w:date="2016-04-13T08:36:00Z">
            <w:rPr>
              <w:rStyle w:val="Hyperlink"/>
              <w:rFonts w:asciiTheme="majorHAnsi" w:hAnsiTheme="majorHAnsi"/>
              <w:bCs/>
            </w:rPr>
          </w:rPrChange>
        </w:rPr>
        <w:fldChar w:fldCharType="separate"/>
      </w:r>
      <w:r w:rsidR="004D5835" w:rsidRPr="002C427B">
        <w:rPr>
          <w:rStyle w:val="Hyperlink"/>
          <w:rFonts w:asciiTheme="majorHAnsi" w:hAnsiTheme="majorHAnsi"/>
          <w:bCs/>
        </w:rPr>
        <w:t>www.ct.gov/dds/lib/dds/dds_manual/ic5/ic5po001_employment_first.pdf</w:t>
      </w:r>
      <w:r w:rsidR="003B031C" w:rsidRPr="002C427B">
        <w:rPr>
          <w:rStyle w:val="Hyperlink"/>
          <w:rFonts w:asciiTheme="majorHAnsi" w:hAnsiTheme="majorHAnsi"/>
          <w:bCs/>
          <w:rPrChange w:id="212" w:author="David Hoff" w:date="2016-04-13T08:36:00Z">
            <w:rPr>
              <w:rStyle w:val="Hyperlink"/>
              <w:rFonts w:asciiTheme="majorHAnsi" w:hAnsiTheme="majorHAnsi"/>
              <w:bCs/>
            </w:rPr>
          </w:rPrChange>
        </w:rPr>
        <w:fldChar w:fldCharType="end"/>
      </w:r>
    </w:p>
    <w:p w14:paraId="2B234A99" w14:textId="0E39DFD2" w:rsidR="00D5773F" w:rsidRPr="0006677D" w:rsidRDefault="009F1379" w:rsidP="0090411F">
      <w:pPr>
        <w:pStyle w:val="ListParagraph"/>
        <w:numPr>
          <w:ilvl w:val="0"/>
          <w:numId w:val="7"/>
        </w:numPr>
        <w:rPr>
          <w:rFonts w:asciiTheme="majorHAnsi" w:hAnsiTheme="majorHAnsi"/>
        </w:rPr>
      </w:pPr>
      <w:r w:rsidRPr="002C427B">
        <w:rPr>
          <w:rFonts w:asciiTheme="majorHAnsi" w:hAnsiTheme="majorHAnsi"/>
        </w:rPr>
        <w:t>CT Policy Reg</w:t>
      </w:r>
      <w:r w:rsidR="00062DBA" w:rsidRPr="002C427B">
        <w:rPr>
          <w:rFonts w:asciiTheme="majorHAnsi" w:hAnsiTheme="majorHAnsi"/>
        </w:rPr>
        <w:t>arding Employment as a Priority: Companion to April 2011 Employment First policy regarding steps in individual planning process:</w:t>
      </w:r>
      <w:r w:rsidR="00D5773F" w:rsidRPr="002C427B">
        <w:rPr>
          <w:rFonts w:asciiTheme="majorHAnsi" w:hAnsiTheme="majorHAnsi"/>
        </w:rPr>
        <w:t xml:space="preserve"> </w:t>
      </w:r>
      <w:ins w:id="213" w:author="David Hoff" w:date="2016-04-12T17:28:00Z">
        <w:r w:rsidR="00AC6B81" w:rsidRPr="0006677D">
          <w:rPr>
            <w:rFonts w:asciiTheme="majorHAnsi" w:hAnsiTheme="majorHAnsi"/>
          </w:rPr>
          <w:fldChar w:fldCharType="begin"/>
        </w:r>
        <w:r w:rsidR="00AC6B81" w:rsidRPr="002C427B">
          <w:rPr>
            <w:rFonts w:asciiTheme="majorHAnsi" w:hAnsiTheme="majorHAnsi"/>
          </w:rPr>
          <w:instrText xml:space="preserve"> HYPERLINK "</w:instrText>
        </w:r>
      </w:ins>
      <w:r w:rsidR="00AC6B81" w:rsidRPr="002C427B">
        <w:rPr>
          <w:rFonts w:asciiTheme="majorHAnsi" w:hAnsiTheme="majorHAnsi"/>
        </w:rPr>
        <w:instrText>http://www.ct.gov/dds/lib/dds/dds_manual/ic5/ic5pr001_employment_first.pdf</w:instrText>
      </w:r>
      <w:ins w:id="214" w:author="David Hoff" w:date="2016-04-12T17:28:00Z">
        <w:r w:rsidR="00AC6B81" w:rsidRPr="002C427B">
          <w:rPr>
            <w:rFonts w:asciiTheme="majorHAnsi" w:hAnsiTheme="majorHAnsi"/>
          </w:rPr>
          <w:instrText xml:space="preserve">" </w:instrText>
        </w:r>
        <w:r w:rsidR="00AC6B81" w:rsidRPr="0006677D">
          <w:rPr>
            <w:rFonts w:asciiTheme="majorHAnsi" w:hAnsiTheme="majorHAnsi"/>
            <w:rPrChange w:id="215" w:author="David Hoff" w:date="2016-04-13T08:36:00Z">
              <w:rPr>
                <w:rFonts w:asciiTheme="majorHAnsi" w:hAnsiTheme="majorHAnsi"/>
              </w:rPr>
            </w:rPrChange>
          </w:rPr>
          <w:fldChar w:fldCharType="separate"/>
        </w:r>
        <w:r w:rsidR="00AC6B81" w:rsidRPr="0006677D">
          <w:rPr>
            <w:rStyle w:val="Hyperlink"/>
            <w:rFonts w:asciiTheme="majorHAnsi" w:hAnsiTheme="majorHAnsi"/>
          </w:rPr>
          <w:t>-</w:t>
        </w:r>
      </w:ins>
      <w:del w:id="216" w:author="David Hoff" w:date="2016-04-12T17:28:00Z">
        <w:r w:rsidR="00AC6B81" w:rsidRPr="0006677D" w:rsidDel="00AC6B81">
          <w:rPr>
            <w:rStyle w:val="Hyperlink"/>
            <w:rFonts w:asciiTheme="majorHAnsi" w:hAnsiTheme="majorHAnsi"/>
          </w:rPr>
          <w:delText>http://</w:delText>
        </w:r>
      </w:del>
      <w:r w:rsidR="00AC6B81" w:rsidRPr="0006677D">
        <w:rPr>
          <w:rStyle w:val="Hyperlink"/>
          <w:rFonts w:asciiTheme="majorHAnsi" w:hAnsiTheme="majorHAnsi"/>
        </w:rPr>
        <w:t>www.ct.gov/dds/lib/dds/dds_manual/ic5/ic5pr001_employment_first.pdf</w:t>
      </w:r>
      <w:ins w:id="217" w:author="David Hoff" w:date="2016-04-12T17:28:00Z">
        <w:r w:rsidR="00AC6B81" w:rsidRPr="0006677D">
          <w:rPr>
            <w:rFonts w:asciiTheme="majorHAnsi" w:hAnsiTheme="majorHAnsi"/>
          </w:rPr>
          <w:fldChar w:fldCharType="end"/>
        </w:r>
        <w:r w:rsidR="00AC6B81" w:rsidRPr="002C427B">
          <w:rPr>
            <w:rFonts w:asciiTheme="majorHAnsi" w:hAnsiTheme="majorHAnsi"/>
          </w:rPr>
          <w:t xml:space="preserve"> </w:t>
        </w:r>
      </w:ins>
      <w:del w:id="218" w:author="David Hoff" w:date="2016-04-12T17:28:00Z">
        <w:r w:rsidR="00D5773F" w:rsidRPr="0006677D" w:rsidDel="00AC6B81">
          <w:rPr>
            <w:rFonts w:asciiTheme="majorHAnsi" w:hAnsiTheme="majorHAnsi"/>
          </w:rPr>
          <w:delText xml:space="preserve"> </w:delText>
        </w:r>
      </w:del>
    </w:p>
    <w:p w14:paraId="03F1A5D4" w14:textId="4A96975E" w:rsidR="00103BBF" w:rsidRPr="002C427B" w:rsidRDefault="00103BBF" w:rsidP="0090411F">
      <w:pPr>
        <w:pStyle w:val="ListParagraph"/>
        <w:numPr>
          <w:ilvl w:val="0"/>
          <w:numId w:val="7"/>
        </w:numPr>
        <w:rPr>
          <w:rFonts w:asciiTheme="majorHAnsi" w:hAnsiTheme="majorHAnsi"/>
        </w:rPr>
      </w:pPr>
      <w:r w:rsidRPr="002C427B">
        <w:rPr>
          <w:rStyle w:val="Hyperlink"/>
          <w:rFonts w:asciiTheme="majorHAnsi" w:hAnsiTheme="majorHAnsi"/>
          <w:color w:val="auto"/>
          <w:u w:val="none"/>
        </w:rPr>
        <w:t xml:space="preserve">CT DDS Employment First Overview: </w:t>
      </w:r>
      <w:r w:rsidR="009D5138" w:rsidRPr="002C427B">
        <w:rPr>
          <w:rStyle w:val="Hyperlink"/>
          <w:rFonts w:asciiTheme="majorHAnsi" w:hAnsiTheme="majorHAnsi"/>
          <w:color w:val="auto"/>
          <w:u w:val="none"/>
        </w:rPr>
        <w:t>O</w:t>
      </w:r>
      <w:r w:rsidRPr="002C427B">
        <w:rPr>
          <w:rStyle w:val="Hyperlink"/>
          <w:rFonts w:asciiTheme="majorHAnsi" w:hAnsiTheme="majorHAnsi"/>
          <w:color w:val="auto"/>
          <w:u w:val="none"/>
        </w:rPr>
        <w:t>verview and resource materials regarding Connecticut’s Employment First efforts</w:t>
      </w:r>
      <w:r w:rsidR="009D5138" w:rsidRPr="002C427B">
        <w:rPr>
          <w:rStyle w:val="Hyperlink"/>
          <w:rFonts w:asciiTheme="majorHAnsi" w:hAnsiTheme="majorHAnsi"/>
          <w:color w:val="auto"/>
          <w:u w:val="none"/>
        </w:rPr>
        <w:t>:</w:t>
      </w:r>
      <w:r w:rsidRPr="002C427B">
        <w:rPr>
          <w:rStyle w:val="Hyperlink"/>
          <w:rFonts w:asciiTheme="majorHAnsi" w:hAnsiTheme="majorHAnsi"/>
          <w:u w:val="none"/>
        </w:rPr>
        <w:t xml:space="preserve"> </w:t>
      </w:r>
      <w:r w:rsidR="003B031C" w:rsidRPr="002C427B">
        <w:rPr>
          <w:rFonts w:asciiTheme="majorHAnsi" w:hAnsiTheme="majorHAnsi"/>
          <w:rPrChange w:id="219" w:author="David Hoff" w:date="2016-04-13T08:36:00Z">
            <w:rPr>
              <w:rStyle w:val="Hyperlink"/>
              <w:rFonts w:asciiTheme="majorHAnsi" w:hAnsiTheme="majorHAnsi"/>
              <w:color w:val="auto"/>
              <w:u w:val="none"/>
            </w:rPr>
          </w:rPrChange>
        </w:rPr>
        <w:fldChar w:fldCharType="begin"/>
      </w:r>
      <w:r w:rsidR="003B031C" w:rsidRPr="002C427B">
        <w:rPr>
          <w:rFonts w:asciiTheme="majorHAnsi" w:hAnsiTheme="majorHAnsi"/>
          <w:rPrChange w:id="220" w:author="David Hoff" w:date="2016-04-13T08:36:00Z">
            <w:rPr/>
          </w:rPrChange>
        </w:rPr>
        <w:instrText xml:space="preserve"> HYPERLINK "http://www.ct.gov/dds/cwp/view.asp?q=492524" </w:instrText>
      </w:r>
      <w:r w:rsidR="003B031C" w:rsidRPr="002C427B">
        <w:rPr>
          <w:rFonts w:asciiTheme="majorHAnsi" w:hAnsiTheme="majorHAnsi"/>
          <w:rPrChange w:id="221" w:author="David Hoff" w:date="2016-04-13T08:36:00Z">
            <w:rPr>
              <w:rStyle w:val="Hyperlink"/>
              <w:rFonts w:asciiTheme="majorHAnsi" w:hAnsiTheme="majorHAnsi"/>
              <w:color w:val="auto"/>
              <w:u w:val="none"/>
            </w:rPr>
          </w:rPrChange>
        </w:rPr>
        <w:fldChar w:fldCharType="separate"/>
      </w:r>
      <w:r w:rsidRPr="002C427B">
        <w:rPr>
          <w:rStyle w:val="Hyperlink"/>
          <w:rFonts w:asciiTheme="majorHAnsi" w:hAnsiTheme="majorHAnsi"/>
          <w:color w:val="auto"/>
          <w:u w:val="none"/>
        </w:rPr>
        <w:t>www.ct.gov/dds/cwp/view.asp?q=492524</w:t>
      </w:r>
      <w:r w:rsidR="003B031C" w:rsidRPr="002C427B">
        <w:rPr>
          <w:rStyle w:val="Hyperlink"/>
          <w:rFonts w:asciiTheme="majorHAnsi" w:hAnsiTheme="majorHAnsi"/>
          <w:color w:val="auto"/>
          <w:u w:val="none"/>
          <w:rPrChange w:id="222" w:author="David Hoff" w:date="2016-04-13T08:36:00Z">
            <w:rPr>
              <w:rStyle w:val="Hyperlink"/>
              <w:rFonts w:asciiTheme="majorHAnsi" w:hAnsiTheme="majorHAnsi"/>
              <w:color w:val="auto"/>
              <w:u w:val="none"/>
            </w:rPr>
          </w:rPrChange>
        </w:rPr>
        <w:fldChar w:fldCharType="end"/>
      </w:r>
    </w:p>
    <w:p w14:paraId="68736C1D" w14:textId="77777777" w:rsidR="0077191F" w:rsidRPr="002C427B" w:rsidRDefault="0077191F" w:rsidP="0077191F">
      <w:pPr>
        <w:rPr>
          <w:rFonts w:asciiTheme="majorHAnsi" w:hAnsiTheme="majorHAnsi"/>
        </w:rPr>
      </w:pPr>
    </w:p>
    <w:p w14:paraId="2F0773EC" w14:textId="77777777" w:rsidR="001F346B" w:rsidRPr="002C427B" w:rsidRDefault="001F346B" w:rsidP="0077191F">
      <w:pPr>
        <w:rPr>
          <w:rFonts w:asciiTheme="majorHAnsi" w:hAnsiTheme="majorHAnsi"/>
          <w:b/>
        </w:rPr>
      </w:pPr>
      <w:r w:rsidRPr="002C427B">
        <w:rPr>
          <w:rFonts w:asciiTheme="majorHAnsi" w:hAnsiTheme="majorHAnsi"/>
          <w:b/>
        </w:rPr>
        <w:t>Delaware</w:t>
      </w:r>
    </w:p>
    <w:p w14:paraId="4BF6E0FA" w14:textId="00446BCD" w:rsidR="004B4826" w:rsidRPr="002C427B" w:rsidRDefault="004B4826" w:rsidP="0090411F">
      <w:pPr>
        <w:pStyle w:val="ListParagraph"/>
        <w:numPr>
          <w:ilvl w:val="0"/>
          <w:numId w:val="8"/>
        </w:numPr>
        <w:rPr>
          <w:rFonts w:asciiTheme="majorHAnsi" w:hAnsiTheme="majorHAnsi"/>
        </w:rPr>
      </w:pPr>
      <w:r w:rsidRPr="002C427B">
        <w:rPr>
          <w:rFonts w:asciiTheme="majorHAnsi" w:hAnsiTheme="majorHAnsi"/>
        </w:rPr>
        <w:t>D</w:t>
      </w:r>
      <w:r w:rsidR="00826C2B" w:rsidRPr="002C427B">
        <w:rPr>
          <w:rFonts w:asciiTheme="majorHAnsi" w:hAnsiTheme="majorHAnsi"/>
        </w:rPr>
        <w:t>E</w:t>
      </w:r>
      <w:r w:rsidRPr="002C427B">
        <w:rPr>
          <w:rFonts w:asciiTheme="majorHAnsi" w:hAnsiTheme="majorHAnsi"/>
        </w:rPr>
        <w:t xml:space="preserve"> </w:t>
      </w:r>
      <w:r w:rsidR="00826C2B" w:rsidRPr="002C427B">
        <w:rPr>
          <w:rFonts w:asciiTheme="majorHAnsi" w:hAnsiTheme="majorHAnsi"/>
          <w:bCs/>
        </w:rPr>
        <w:t xml:space="preserve">Employment First </w:t>
      </w:r>
      <w:r w:rsidRPr="002C427B">
        <w:rPr>
          <w:rFonts w:asciiTheme="majorHAnsi" w:hAnsiTheme="majorHAnsi"/>
        </w:rPr>
        <w:t xml:space="preserve">Legislation (passed): </w:t>
      </w:r>
      <w:del w:id="223" w:author="David Hoff" w:date="2016-04-13T08:48:00Z">
        <w:r w:rsidRPr="002C427B" w:rsidDel="00476A56">
          <w:rPr>
            <w:rFonts w:asciiTheme="majorHAnsi" w:hAnsiTheme="majorHAnsi"/>
          </w:rPr>
          <w:delText xml:space="preserve">Text of </w:delText>
        </w:r>
      </w:del>
      <w:r w:rsidRPr="002C427B">
        <w:rPr>
          <w:rFonts w:asciiTheme="majorHAnsi" w:hAnsiTheme="majorHAnsi"/>
        </w:rPr>
        <w:t xml:space="preserve">House Bill 319, Delaware’s </w:t>
      </w:r>
      <w:r w:rsidR="0023199D" w:rsidRPr="002C427B">
        <w:rPr>
          <w:rFonts w:asciiTheme="majorHAnsi" w:hAnsiTheme="majorHAnsi"/>
        </w:rPr>
        <w:t xml:space="preserve">cross-disability </w:t>
      </w:r>
      <w:r w:rsidRPr="002C427B">
        <w:rPr>
          <w:rFonts w:asciiTheme="majorHAnsi" w:hAnsiTheme="majorHAnsi"/>
        </w:rPr>
        <w:t xml:space="preserve">legislation on Employment First, </w:t>
      </w:r>
      <w:del w:id="224" w:author="David Hoff" w:date="2016-04-13T08:48:00Z">
        <w:r w:rsidRPr="002C427B" w:rsidDel="00476A56">
          <w:rPr>
            <w:rFonts w:asciiTheme="majorHAnsi" w:hAnsiTheme="majorHAnsi"/>
          </w:rPr>
          <w:delText>signed into law</w:delText>
        </w:r>
      </w:del>
      <w:ins w:id="225" w:author="David Hoff" w:date="2016-04-13T08:48:00Z">
        <w:r w:rsidR="00476A56">
          <w:rPr>
            <w:rFonts w:asciiTheme="majorHAnsi" w:hAnsiTheme="majorHAnsi"/>
          </w:rPr>
          <w:t>enacted</w:t>
        </w:r>
      </w:ins>
      <w:r w:rsidRPr="00476A56">
        <w:rPr>
          <w:rFonts w:asciiTheme="majorHAnsi" w:hAnsiTheme="majorHAnsi"/>
        </w:rPr>
        <w:t xml:space="preserve"> in July 2012</w:t>
      </w:r>
      <w:r w:rsidR="009D5138" w:rsidRPr="00476A56">
        <w:rPr>
          <w:rFonts w:asciiTheme="majorHAnsi" w:hAnsiTheme="majorHAnsi"/>
        </w:rPr>
        <w:t>:</w:t>
      </w:r>
      <w:r w:rsidRPr="00476A56">
        <w:rPr>
          <w:rFonts w:asciiTheme="majorHAnsi" w:hAnsiTheme="majorHAnsi"/>
        </w:rPr>
        <w:t xml:space="preserve"> </w:t>
      </w:r>
      <w:r w:rsidR="003B031C" w:rsidRPr="002C427B">
        <w:rPr>
          <w:rFonts w:asciiTheme="majorHAnsi" w:hAnsiTheme="majorHAnsi"/>
          <w:rPrChange w:id="226" w:author="David Hoff" w:date="2016-04-13T08:36:00Z">
            <w:rPr>
              <w:rStyle w:val="Hyperlink"/>
              <w:rFonts w:asciiTheme="majorHAnsi" w:hAnsiTheme="majorHAnsi"/>
            </w:rPr>
          </w:rPrChange>
        </w:rPr>
        <w:fldChar w:fldCharType="begin"/>
      </w:r>
      <w:r w:rsidR="003B031C" w:rsidRPr="002C427B">
        <w:rPr>
          <w:rFonts w:asciiTheme="majorHAnsi" w:hAnsiTheme="majorHAnsi"/>
          <w:rPrChange w:id="227" w:author="David Hoff" w:date="2016-04-13T08:36:00Z">
            <w:rPr/>
          </w:rPrChange>
        </w:rPr>
        <w:instrText xml:space="preserve"> HYPERLINK "http://legis.delaware.gov/LIS/lis146.nsf/vwLegislation/HB+319/$file/legis.html?open" </w:instrText>
      </w:r>
      <w:r w:rsidR="003B031C" w:rsidRPr="002C427B">
        <w:rPr>
          <w:rFonts w:asciiTheme="majorHAnsi" w:hAnsiTheme="majorHAnsi"/>
          <w:rPrChange w:id="228"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http://legis.delaware.gov/LIS/lis146.nsf/vwLegislation/HB+319/$file/legis.html?open</w:t>
      </w:r>
      <w:r w:rsidR="003B031C" w:rsidRPr="002C427B">
        <w:rPr>
          <w:rStyle w:val="Hyperlink"/>
          <w:rFonts w:asciiTheme="majorHAnsi" w:hAnsiTheme="majorHAnsi"/>
          <w:rPrChange w:id="229" w:author="David Hoff" w:date="2016-04-13T08:36:00Z">
            <w:rPr>
              <w:rStyle w:val="Hyperlink"/>
              <w:rFonts w:asciiTheme="majorHAnsi" w:hAnsiTheme="majorHAnsi"/>
            </w:rPr>
          </w:rPrChange>
        </w:rPr>
        <w:fldChar w:fldCharType="end"/>
      </w:r>
    </w:p>
    <w:p w14:paraId="5921B228" w14:textId="77777777" w:rsidR="001F346B" w:rsidRPr="002C427B" w:rsidRDefault="00826C2B" w:rsidP="0090411F">
      <w:pPr>
        <w:pStyle w:val="ListParagraph"/>
        <w:numPr>
          <w:ilvl w:val="0"/>
          <w:numId w:val="8"/>
        </w:numPr>
        <w:rPr>
          <w:rFonts w:asciiTheme="majorHAnsi" w:hAnsiTheme="majorHAnsi"/>
        </w:rPr>
      </w:pPr>
      <w:r w:rsidRPr="002C427B">
        <w:rPr>
          <w:rFonts w:asciiTheme="majorHAnsi" w:hAnsiTheme="majorHAnsi"/>
        </w:rPr>
        <w:t>DE</w:t>
      </w:r>
      <w:r w:rsidR="001F346B" w:rsidRPr="002C427B">
        <w:rPr>
          <w:rFonts w:asciiTheme="majorHAnsi" w:hAnsiTheme="majorHAnsi"/>
        </w:rPr>
        <w:t xml:space="preserve"> Employment First Statement: Statement from Delaware Division of Developmental Disabilities Services on Employment First</w:t>
      </w:r>
      <w:r w:rsidR="009D5138" w:rsidRPr="002C427B">
        <w:rPr>
          <w:rFonts w:asciiTheme="majorHAnsi" w:hAnsiTheme="majorHAnsi"/>
        </w:rPr>
        <w:t>:</w:t>
      </w:r>
      <w:r w:rsidR="001F346B" w:rsidRPr="002C427B">
        <w:rPr>
          <w:rFonts w:asciiTheme="majorHAnsi" w:hAnsiTheme="majorHAnsi"/>
        </w:rPr>
        <w:t xml:space="preserve"> </w:t>
      </w:r>
      <w:r w:rsidR="003B031C" w:rsidRPr="002C427B">
        <w:rPr>
          <w:rFonts w:asciiTheme="majorHAnsi" w:hAnsiTheme="majorHAnsi"/>
          <w:rPrChange w:id="230" w:author="David Hoff" w:date="2016-04-13T08:36:00Z">
            <w:rPr>
              <w:rStyle w:val="Hyperlink"/>
              <w:rFonts w:asciiTheme="majorHAnsi" w:hAnsiTheme="majorHAnsi"/>
            </w:rPr>
          </w:rPrChange>
        </w:rPr>
        <w:fldChar w:fldCharType="begin"/>
      </w:r>
      <w:r w:rsidR="003B031C" w:rsidRPr="002C427B">
        <w:rPr>
          <w:rFonts w:asciiTheme="majorHAnsi" w:hAnsiTheme="majorHAnsi"/>
          <w:rPrChange w:id="231" w:author="David Hoff" w:date="2016-04-13T08:36:00Z">
            <w:rPr/>
          </w:rPrChange>
        </w:rPr>
        <w:instrText xml:space="preserve"> HYPERLINK "http://www.dhss.delaware.gov/ddds/emp_first.html" </w:instrText>
      </w:r>
      <w:r w:rsidR="003B031C" w:rsidRPr="002C427B">
        <w:rPr>
          <w:rFonts w:asciiTheme="majorHAnsi" w:hAnsiTheme="majorHAnsi"/>
          <w:rPrChange w:id="232" w:author="David Hoff" w:date="2016-04-13T08:36:00Z">
            <w:rPr>
              <w:rStyle w:val="Hyperlink"/>
              <w:rFonts w:asciiTheme="majorHAnsi" w:hAnsiTheme="majorHAnsi"/>
            </w:rPr>
          </w:rPrChange>
        </w:rPr>
        <w:fldChar w:fldCharType="separate"/>
      </w:r>
      <w:r w:rsidR="00A11602" w:rsidRPr="002C427B">
        <w:rPr>
          <w:rStyle w:val="Hyperlink"/>
          <w:rFonts w:asciiTheme="majorHAnsi" w:hAnsiTheme="majorHAnsi"/>
        </w:rPr>
        <w:t>www.dhss.delaware.gov/ddds/emp_first.html</w:t>
      </w:r>
      <w:r w:rsidR="003B031C" w:rsidRPr="002C427B">
        <w:rPr>
          <w:rStyle w:val="Hyperlink"/>
          <w:rFonts w:asciiTheme="majorHAnsi" w:hAnsiTheme="majorHAnsi"/>
          <w:rPrChange w:id="233" w:author="David Hoff" w:date="2016-04-13T08:36:00Z">
            <w:rPr>
              <w:rStyle w:val="Hyperlink"/>
              <w:rFonts w:asciiTheme="majorHAnsi" w:hAnsiTheme="majorHAnsi"/>
            </w:rPr>
          </w:rPrChange>
        </w:rPr>
        <w:fldChar w:fldCharType="end"/>
      </w:r>
    </w:p>
    <w:p w14:paraId="7CBC927A" w14:textId="77777777" w:rsidR="0077191F" w:rsidRPr="002C427B" w:rsidRDefault="0077191F" w:rsidP="0077191F">
      <w:pPr>
        <w:rPr>
          <w:rFonts w:asciiTheme="majorHAnsi" w:hAnsiTheme="majorHAnsi"/>
        </w:rPr>
      </w:pPr>
    </w:p>
    <w:p w14:paraId="694C4C60" w14:textId="77777777" w:rsidR="00D62655" w:rsidRPr="002C427B" w:rsidRDefault="0077191F" w:rsidP="0077191F">
      <w:pPr>
        <w:rPr>
          <w:rFonts w:asciiTheme="majorHAnsi" w:hAnsiTheme="majorHAnsi"/>
          <w:b/>
          <w:bCs/>
        </w:rPr>
      </w:pPr>
      <w:r w:rsidRPr="002C427B">
        <w:rPr>
          <w:rFonts w:asciiTheme="majorHAnsi" w:hAnsiTheme="majorHAnsi"/>
          <w:b/>
        </w:rPr>
        <w:t>District of Columbia</w:t>
      </w:r>
    </w:p>
    <w:p w14:paraId="2F1AFB08" w14:textId="27FCA143" w:rsidR="002108E3" w:rsidRPr="002C427B" w:rsidRDefault="002108E3" w:rsidP="0090411F">
      <w:pPr>
        <w:pStyle w:val="ListParagraph"/>
        <w:numPr>
          <w:ilvl w:val="0"/>
          <w:numId w:val="9"/>
        </w:numPr>
        <w:rPr>
          <w:rFonts w:asciiTheme="majorHAnsi" w:hAnsiTheme="majorHAnsi"/>
          <w:bCs/>
        </w:rPr>
      </w:pPr>
      <w:r w:rsidRPr="002C427B">
        <w:rPr>
          <w:rFonts w:asciiTheme="majorHAnsi" w:hAnsiTheme="majorHAnsi"/>
          <w:bCs/>
        </w:rPr>
        <w:t>DC Employment First Policy</w:t>
      </w:r>
      <w:r w:rsidR="00AB3EF2" w:rsidRPr="002C427B">
        <w:rPr>
          <w:rFonts w:asciiTheme="majorHAnsi" w:hAnsiTheme="majorHAnsi"/>
          <w:bCs/>
        </w:rPr>
        <w:t>:</w:t>
      </w:r>
      <w:r w:rsidRPr="002C427B">
        <w:rPr>
          <w:rFonts w:asciiTheme="majorHAnsi" w:hAnsiTheme="majorHAnsi"/>
          <w:bCs/>
        </w:rPr>
        <w:t xml:space="preserve"> District of Columbia Department of Disability Services</w:t>
      </w:r>
      <w:ins w:id="234" w:author="David Hoff" w:date="2016-04-12T15:41:00Z">
        <w:r w:rsidR="00DC0732" w:rsidRPr="002C427B">
          <w:rPr>
            <w:rFonts w:asciiTheme="majorHAnsi" w:hAnsiTheme="majorHAnsi"/>
            <w:bCs/>
          </w:rPr>
          <w:t xml:space="preserve"> </w:t>
        </w:r>
      </w:ins>
      <w:del w:id="235" w:author="David Hoff" w:date="2016-04-13T08:06:00Z">
        <w:r w:rsidRPr="002C427B" w:rsidDel="00DC0732">
          <w:rPr>
            <w:rFonts w:asciiTheme="majorHAnsi" w:hAnsiTheme="majorHAnsi"/>
            <w:bCs/>
          </w:rPr>
          <w:delText xml:space="preserve"> </w:delText>
        </w:r>
      </w:del>
      <w:r w:rsidRPr="002C427B">
        <w:rPr>
          <w:rFonts w:asciiTheme="majorHAnsi" w:hAnsiTheme="majorHAnsi"/>
          <w:bCs/>
        </w:rPr>
        <w:t>Employment First Policy</w:t>
      </w:r>
      <w:ins w:id="236" w:author="David Hoff" w:date="2016-04-13T08:06:00Z">
        <w:r w:rsidR="00DC0732" w:rsidRPr="002C427B">
          <w:rPr>
            <w:rFonts w:asciiTheme="majorHAnsi" w:hAnsiTheme="majorHAnsi"/>
            <w:bCs/>
          </w:rPr>
          <w:t>, issued in 2014</w:t>
        </w:r>
      </w:ins>
      <w:r w:rsidR="009D5138"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237"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38" w:author="David Hoff" w:date="2016-04-13T08:36:00Z">
            <w:rPr/>
          </w:rPrChange>
        </w:rPr>
        <w:instrText xml:space="preserve"> HYPERLINK "http://dds.dc.gov/publication/employment-first-policy" </w:instrText>
      </w:r>
      <w:r w:rsidR="003B031C" w:rsidRPr="002C427B">
        <w:rPr>
          <w:rFonts w:asciiTheme="majorHAnsi" w:hAnsiTheme="majorHAnsi"/>
          <w:rPrChange w:id="239"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http://dds.dc.gov/publication/employment-first-policy</w:t>
      </w:r>
      <w:r w:rsidR="003B031C" w:rsidRPr="002C427B">
        <w:rPr>
          <w:rStyle w:val="Hyperlink"/>
          <w:rFonts w:asciiTheme="majorHAnsi" w:hAnsiTheme="majorHAnsi"/>
          <w:bCs/>
          <w:rPrChange w:id="240"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391D3AEC" w14:textId="77777777" w:rsidR="002108E3" w:rsidRPr="002C427B" w:rsidRDefault="002108E3" w:rsidP="0090411F">
      <w:pPr>
        <w:pStyle w:val="ListParagraph"/>
        <w:numPr>
          <w:ilvl w:val="0"/>
          <w:numId w:val="9"/>
        </w:numPr>
        <w:rPr>
          <w:rFonts w:asciiTheme="majorHAnsi" w:hAnsiTheme="majorHAnsi"/>
          <w:bCs/>
        </w:rPr>
      </w:pPr>
      <w:r w:rsidRPr="00500C0F">
        <w:rPr>
          <w:rFonts w:asciiTheme="majorHAnsi" w:hAnsiTheme="majorHAnsi"/>
          <w:bCs/>
        </w:rPr>
        <w:t>DDS Employment First Summary: Department on Disability Services web</w:t>
      </w:r>
      <w:r w:rsidR="009D5138" w:rsidRPr="00500C0F">
        <w:rPr>
          <w:rFonts w:asciiTheme="majorHAnsi" w:hAnsiTheme="majorHAnsi"/>
          <w:bCs/>
        </w:rPr>
        <w:t>site,</w:t>
      </w:r>
      <w:r w:rsidRPr="00500C0F">
        <w:rPr>
          <w:rFonts w:asciiTheme="majorHAnsi" w:hAnsiTheme="majorHAnsi"/>
          <w:bCs/>
        </w:rPr>
        <w:t xml:space="preserve"> providing overview of District’s Employment First efforts</w:t>
      </w:r>
      <w:r w:rsidR="009D5138" w:rsidRPr="00500C0F">
        <w:rPr>
          <w:rFonts w:asciiTheme="majorHAnsi" w:hAnsiTheme="majorHAnsi"/>
          <w:bCs/>
        </w:rPr>
        <w:t>:</w:t>
      </w:r>
      <w:r w:rsidRPr="00500C0F">
        <w:rPr>
          <w:rFonts w:asciiTheme="majorHAnsi" w:hAnsiTheme="majorHAnsi"/>
          <w:bCs/>
        </w:rPr>
        <w:t xml:space="preserve"> </w:t>
      </w:r>
      <w:r w:rsidR="003B031C" w:rsidRPr="002C427B">
        <w:rPr>
          <w:rFonts w:asciiTheme="majorHAnsi" w:hAnsiTheme="majorHAnsi"/>
          <w:rPrChange w:id="241"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42" w:author="David Hoff" w:date="2016-04-13T08:36:00Z">
            <w:rPr/>
          </w:rPrChange>
        </w:rPr>
        <w:instrText xml:space="preserve"> HYPERLINK "http://dds.dc.gov/page/employment-first" </w:instrText>
      </w:r>
      <w:r w:rsidR="003B031C" w:rsidRPr="002C427B">
        <w:rPr>
          <w:rFonts w:asciiTheme="majorHAnsi" w:hAnsiTheme="majorHAnsi"/>
          <w:rPrChange w:id="243"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http://dds.dc.gov/page/employment-first</w:t>
      </w:r>
      <w:r w:rsidR="003B031C" w:rsidRPr="002C427B">
        <w:rPr>
          <w:rStyle w:val="Hyperlink"/>
          <w:rFonts w:asciiTheme="majorHAnsi" w:hAnsiTheme="majorHAnsi"/>
          <w:bCs/>
          <w:rPrChange w:id="244" w:author="David Hoff" w:date="2016-04-13T08:36:00Z">
            <w:rPr>
              <w:rStyle w:val="Hyperlink"/>
              <w:rFonts w:asciiTheme="majorHAnsi" w:hAnsiTheme="majorHAnsi"/>
              <w:bCs/>
            </w:rPr>
          </w:rPrChange>
        </w:rPr>
        <w:fldChar w:fldCharType="end"/>
      </w:r>
    </w:p>
    <w:p w14:paraId="51862326" w14:textId="1B91A16A" w:rsidR="00500C0F" w:rsidRPr="0006677D" w:rsidRDefault="00500C0F" w:rsidP="00500C0F">
      <w:pPr>
        <w:pStyle w:val="ListParagraph"/>
        <w:numPr>
          <w:ilvl w:val="0"/>
          <w:numId w:val="9"/>
        </w:numPr>
        <w:rPr>
          <w:ins w:id="245" w:author="David Hoff" w:date="2016-04-13T09:10:00Z"/>
          <w:rFonts w:asciiTheme="majorHAnsi" w:hAnsiTheme="majorHAnsi"/>
          <w:bCs/>
        </w:rPr>
      </w:pPr>
      <w:ins w:id="246" w:author="David Hoff" w:date="2016-04-13T09:10:00Z">
        <w:r w:rsidRPr="00F8085C">
          <w:rPr>
            <w:rFonts w:asciiTheme="majorHAnsi" w:hAnsiTheme="majorHAnsi"/>
            <w:bCs/>
          </w:rPr>
          <w:t>Mayoral Proclamation on Employment First: October 2012 M</w:t>
        </w:r>
        <w:r w:rsidRPr="00500C0F">
          <w:rPr>
            <w:rFonts w:asciiTheme="majorHAnsi" w:hAnsiTheme="majorHAnsi"/>
            <w:bCs/>
          </w:rPr>
          <w:t>ayoral Proclamation declaring the District of Columbia an Employment First State</w:t>
        </w:r>
        <w:r>
          <w:rPr>
            <w:rFonts w:asciiTheme="majorHAnsi" w:hAnsiTheme="majorHAnsi"/>
            <w:bCs/>
          </w:rPr>
          <w:t xml:space="preserve"> – see following item for link to proclomation</w:t>
        </w:r>
      </w:ins>
    </w:p>
    <w:p w14:paraId="316A417B" w14:textId="716FB0BC" w:rsidR="00685709" w:rsidRPr="0006677D" w:rsidDel="00C25A7F" w:rsidRDefault="00D62655" w:rsidP="0090411F">
      <w:pPr>
        <w:pStyle w:val="ListParagraph"/>
        <w:numPr>
          <w:ilvl w:val="0"/>
          <w:numId w:val="9"/>
        </w:numPr>
        <w:rPr>
          <w:del w:id="247" w:author="David Hoff" w:date="2016-04-13T08:06:00Z"/>
          <w:rFonts w:asciiTheme="majorHAnsi" w:hAnsiTheme="majorHAnsi"/>
          <w:bCs/>
        </w:rPr>
      </w:pPr>
      <w:del w:id="248" w:author="David Hoff" w:date="2016-04-13T08:06:00Z">
        <w:r w:rsidRPr="002C427B" w:rsidDel="00C25A7F">
          <w:rPr>
            <w:rFonts w:asciiTheme="majorHAnsi" w:hAnsiTheme="majorHAnsi"/>
            <w:bCs/>
          </w:rPr>
          <w:delText>Mayoral Proclamation</w:delText>
        </w:r>
        <w:r w:rsidR="00685709" w:rsidRPr="0006677D" w:rsidDel="00C25A7F">
          <w:rPr>
            <w:rFonts w:asciiTheme="majorHAnsi" w:hAnsiTheme="majorHAnsi"/>
            <w:bCs/>
          </w:rPr>
          <w:delText xml:space="preserve"> on Employment First</w:delText>
        </w:r>
        <w:r w:rsidRPr="0006677D" w:rsidDel="00C25A7F">
          <w:rPr>
            <w:rFonts w:asciiTheme="majorHAnsi" w:hAnsiTheme="majorHAnsi"/>
            <w:bCs/>
          </w:rPr>
          <w:delText xml:space="preserve">: </w:delText>
        </w:r>
        <w:r w:rsidR="00AA655F" w:rsidRPr="0006677D" w:rsidDel="00C25A7F">
          <w:rPr>
            <w:rFonts w:asciiTheme="majorHAnsi" w:hAnsiTheme="majorHAnsi"/>
            <w:bCs/>
          </w:rPr>
          <w:delText xml:space="preserve">October 2012 </w:delText>
        </w:r>
        <w:r w:rsidR="009D5138" w:rsidRPr="0006677D" w:rsidDel="00C25A7F">
          <w:rPr>
            <w:rFonts w:asciiTheme="majorHAnsi" w:hAnsiTheme="majorHAnsi"/>
            <w:bCs/>
          </w:rPr>
          <w:delText>m</w:delText>
        </w:r>
        <w:r w:rsidR="00AA655F" w:rsidRPr="0006677D" w:rsidDel="00C25A7F">
          <w:rPr>
            <w:rFonts w:asciiTheme="majorHAnsi" w:hAnsiTheme="majorHAnsi"/>
            <w:bCs/>
          </w:rPr>
          <w:delText xml:space="preserve">ayoral </w:delText>
        </w:r>
        <w:r w:rsidR="009D5138" w:rsidRPr="0006677D" w:rsidDel="00C25A7F">
          <w:rPr>
            <w:rFonts w:asciiTheme="majorHAnsi" w:hAnsiTheme="majorHAnsi"/>
            <w:bCs/>
          </w:rPr>
          <w:delText>p</w:delText>
        </w:r>
        <w:r w:rsidR="00AA655F" w:rsidRPr="0006677D" w:rsidDel="00C25A7F">
          <w:rPr>
            <w:rFonts w:asciiTheme="majorHAnsi" w:hAnsiTheme="majorHAnsi"/>
            <w:bCs/>
          </w:rPr>
          <w:delText>ro</w:delText>
        </w:r>
        <w:r w:rsidR="003E0718" w:rsidRPr="0006677D" w:rsidDel="00C25A7F">
          <w:rPr>
            <w:rFonts w:asciiTheme="majorHAnsi" w:hAnsiTheme="majorHAnsi"/>
            <w:bCs/>
          </w:rPr>
          <w:delText>clamation declaring the District of Col</w:delText>
        </w:r>
        <w:r w:rsidR="00685709" w:rsidRPr="0006677D" w:rsidDel="00C25A7F">
          <w:rPr>
            <w:rFonts w:asciiTheme="majorHAnsi" w:hAnsiTheme="majorHAnsi"/>
            <w:bCs/>
          </w:rPr>
          <w:delText>umbia an Employment First State</w:delText>
        </w:r>
        <w:r w:rsidR="009D5138" w:rsidRPr="0006677D" w:rsidDel="00C25A7F">
          <w:rPr>
            <w:rFonts w:asciiTheme="majorHAnsi" w:hAnsiTheme="majorHAnsi"/>
            <w:bCs/>
          </w:rPr>
          <w:delText>:</w:delText>
        </w:r>
        <w:r w:rsidR="00D5773F" w:rsidRPr="0006677D" w:rsidDel="00C25A7F">
          <w:rPr>
            <w:rFonts w:asciiTheme="majorHAnsi" w:hAnsiTheme="majorHAnsi"/>
            <w:bCs/>
          </w:rPr>
          <w:delText xml:space="preserve"> </w:delText>
        </w:r>
      </w:del>
    </w:p>
    <w:p w14:paraId="545EEC0A" w14:textId="6A46F75E" w:rsidR="006A33E8" w:rsidRPr="0006677D" w:rsidRDefault="00685709" w:rsidP="0090411F">
      <w:pPr>
        <w:pStyle w:val="ListParagraph"/>
        <w:numPr>
          <w:ilvl w:val="0"/>
          <w:numId w:val="9"/>
        </w:numPr>
        <w:rPr>
          <w:rFonts w:asciiTheme="majorHAnsi" w:hAnsiTheme="majorHAnsi"/>
          <w:bCs/>
        </w:rPr>
      </w:pPr>
      <w:r w:rsidRPr="0006677D">
        <w:rPr>
          <w:rFonts w:asciiTheme="majorHAnsi" w:hAnsiTheme="majorHAnsi"/>
          <w:bCs/>
        </w:rPr>
        <w:t>D.C. P &amp; A Employment Report: Report from University Legal Services, protection and advocacy program</w:t>
      </w:r>
      <w:r w:rsidR="003E0718" w:rsidRPr="002C427B">
        <w:rPr>
          <w:rFonts w:asciiTheme="majorHAnsi" w:hAnsiTheme="majorHAnsi"/>
          <w:bCs/>
        </w:rPr>
        <w:t xml:space="preserve"> </w:t>
      </w:r>
      <w:r w:rsidRPr="002C427B">
        <w:rPr>
          <w:rFonts w:asciiTheme="majorHAnsi" w:hAnsiTheme="majorHAnsi"/>
          <w:bCs/>
        </w:rPr>
        <w:t xml:space="preserve">for District of Columbia, advocating support for Employment First efforts. Includes copy of October 2012 </w:t>
      </w:r>
      <w:r w:rsidR="009D5138" w:rsidRPr="002C427B">
        <w:rPr>
          <w:rFonts w:asciiTheme="majorHAnsi" w:hAnsiTheme="majorHAnsi"/>
          <w:bCs/>
        </w:rPr>
        <w:t>m</w:t>
      </w:r>
      <w:r w:rsidRPr="002C427B">
        <w:rPr>
          <w:rFonts w:asciiTheme="majorHAnsi" w:hAnsiTheme="majorHAnsi"/>
          <w:bCs/>
        </w:rPr>
        <w:t xml:space="preserve">ayoral </w:t>
      </w:r>
      <w:r w:rsidR="009D5138" w:rsidRPr="002C427B">
        <w:rPr>
          <w:rFonts w:asciiTheme="majorHAnsi" w:hAnsiTheme="majorHAnsi"/>
          <w:bCs/>
        </w:rPr>
        <w:t>p</w:t>
      </w:r>
      <w:r w:rsidRPr="002C427B">
        <w:rPr>
          <w:rFonts w:asciiTheme="majorHAnsi" w:hAnsiTheme="majorHAnsi"/>
          <w:bCs/>
        </w:rPr>
        <w:t>roclamation in appendix</w:t>
      </w:r>
      <w:r w:rsidR="009D5138"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249"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50" w:author="David Hoff" w:date="2016-04-13T08:36:00Z">
            <w:rPr/>
          </w:rPrChange>
        </w:rPr>
        <w:instrText xml:space="preserve"> HYPERLINK "http://www.uls-dc.org/Employment%20Report_FINAL.pdf" </w:instrText>
      </w:r>
      <w:r w:rsidR="003B031C" w:rsidRPr="002C427B">
        <w:rPr>
          <w:rFonts w:asciiTheme="majorHAnsi" w:hAnsiTheme="majorHAnsi"/>
          <w:rPrChange w:id="251" w:author="David Hoff" w:date="2016-04-13T08:36:00Z">
            <w:rPr>
              <w:rStyle w:val="Hyperlink"/>
              <w:rFonts w:asciiTheme="majorHAnsi" w:hAnsiTheme="majorHAnsi"/>
              <w:bCs/>
            </w:rPr>
          </w:rPrChange>
        </w:rPr>
        <w:fldChar w:fldCharType="separate"/>
      </w:r>
      <w:r w:rsidR="002108E3" w:rsidRPr="002C427B">
        <w:rPr>
          <w:rStyle w:val="Hyperlink"/>
          <w:rFonts w:asciiTheme="majorHAnsi" w:hAnsiTheme="majorHAnsi"/>
          <w:bCs/>
        </w:rPr>
        <w:t>www.uls</w:t>
      </w:r>
      <w:ins w:id="252" w:author="David Hoff" w:date="2016-04-13T08:07:00Z">
        <w:r w:rsidR="00C25A7F" w:rsidRPr="002C427B">
          <w:rPr>
            <w:rStyle w:val="Hyperlink"/>
            <w:rFonts w:asciiTheme="majorHAnsi" w:hAnsiTheme="majorHAnsi"/>
            <w:bCs/>
          </w:rPr>
          <w:t>-</w:t>
        </w:r>
      </w:ins>
      <w:del w:id="253" w:author="David Hoff" w:date="2016-04-13T08:07:00Z">
        <w:r w:rsidR="002108E3" w:rsidRPr="002C427B" w:rsidDel="00C25A7F">
          <w:rPr>
            <w:rStyle w:val="Hyperlink"/>
            <w:rFonts w:asciiTheme="majorHAnsi" w:hAnsiTheme="majorHAnsi"/>
            <w:bCs/>
          </w:rPr>
          <w:delText>-</w:delText>
        </w:r>
      </w:del>
      <w:r w:rsidR="002108E3" w:rsidRPr="002C427B">
        <w:rPr>
          <w:rStyle w:val="Hyperlink"/>
          <w:rFonts w:asciiTheme="majorHAnsi" w:hAnsiTheme="majorHAnsi"/>
          <w:bCs/>
        </w:rPr>
        <w:t>dc.org/Employment%20Report_FINAL.pdf</w:t>
      </w:r>
      <w:r w:rsidR="003B031C" w:rsidRPr="002C427B">
        <w:rPr>
          <w:rStyle w:val="Hyperlink"/>
          <w:rFonts w:asciiTheme="majorHAnsi" w:hAnsiTheme="majorHAnsi"/>
          <w:bCs/>
          <w:rPrChange w:id="254" w:author="David Hoff" w:date="2016-04-13T08:36:00Z">
            <w:rPr>
              <w:rStyle w:val="Hyperlink"/>
              <w:rFonts w:asciiTheme="majorHAnsi" w:hAnsiTheme="majorHAnsi"/>
              <w:bCs/>
            </w:rPr>
          </w:rPrChange>
        </w:rPr>
        <w:fldChar w:fldCharType="end"/>
      </w:r>
      <w:r w:rsidR="002108E3" w:rsidRPr="002C427B">
        <w:rPr>
          <w:rFonts w:asciiTheme="majorHAnsi" w:hAnsiTheme="majorHAnsi"/>
          <w:bCs/>
        </w:rPr>
        <w:t xml:space="preserve"> </w:t>
      </w:r>
    </w:p>
    <w:p w14:paraId="58922C19" w14:textId="77777777" w:rsidR="0077191F" w:rsidRPr="002C427B" w:rsidRDefault="0077191F" w:rsidP="0077191F">
      <w:pPr>
        <w:rPr>
          <w:rFonts w:asciiTheme="majorHAnsi" w:hAnsiTheme="majorHAnsi"/>
        </w:rPr>
      </w:pPr>
    </w:p>
    <w:p w14:paraId="7AB2AD92" w14:textId="77777777" w:rsidR="00551679" w:rsidRPr="002C427B" w:rsidRDefault="00551679" w:rsidP="0077191F">
      <w:pPr>
        <w:rPr>
          <w:rFonts w:asciiTheme="majorHAnsi" w:hAnsiTheme="majorHAnsi"/>
          <w:b/>
        </w:rPr>
      </w:pPr>
      <w:r w:rsidRPr="002C427B">
        <w:rPr>
          <w:rFonts w:asciiTheme="majorHAnsi" w:hAnsiTheme="majorHAnsi"/>
          <w:b/>
        </w:rPr>
        <w:t>Florida</w:t>
      </w:r>
    </w:p>
    <w:p w14:paraId="66D887B8" w14:textId="768AE0BC" w:rsidR="00A32081" w:rsidRPr="002C427B" w:rsidRDefault="00A32081" w:rsidP="00A32081">
      <w:pPr>
        <w:numPr>
          <w:ilvl w:val="0"/>
          <w:numId w:val="10"/>
        </w:numPr>
        <w:shd w:val="clear" w:color="auto" w:fill="FFFFFF"/>
        <w:spacing w:before="100" w:beforeAutospacing="1" w:after="100" w:afterAutospacing="1" w:line="343" w:lineRule="atLeast"/>
        <w:rPr>
          <w:ins w:id="255" w:author="David Hoff" w:date="2016-04-12T15:30:00Z"/>
          <w:rFonts w:asciiTheme="majorHAnsi" w:eastAsiaTheme="minorEastAsia" w:hAnsiTheme="majorHAnsi"/>
        </w:rPr>
      </w:pPr>
      <w:ins w:id="256" w:author="David Hoff" w:date="2016-04-12T15:30:00Z">
        <w:r w:rsidRPr="002C427B">
          <w:rPr>
            <w:rFonts w:asciiTheme="majorHAnsi" w:hAnsiTheme="majorHAnsi"/>
            <w:bCs/>
          </w:rPr>
          <w:t xml:space="preserve">Florida Employment First Legislation (passed): </w:t>
        </w:r>
        <w:r w:rsidRPr="002C427B">
          <w:rPr>
            <w:rFonts w:asciiTheme="majorHAnsi" w:eastAsiaTheme="minorEastAsia" w:hAnsiTheme="majorHAnsi"/>
          </w:rPr>
          <w:t xml:space="preserve">The Individuals with Disabilities Act, </w:t>
        </w:r>
      </w:ins>
      <w:ins w:id="257" w:author="David Hoff" w:date="2016-04-13T08:48:00Z">
        <w:r w:rsidR="00476A56">
          <w:rPr>
            <w:rFonts w:asciiTheme="majorHAnsi" w:eastAsiaTheme="minorEastAsia" w:hAnsiTheme="majorHAnsi"/>
          </w:rPr>
          <w:t>enacted in</w:t>
        </w:r>
      </w:ins>
      <w:ins w:id="258" w:author="David Hoff" w:date="2016-04-12T15:31:00Z">
        <w:r w:rsidRPr="00476A56">
          <w:rPr>
            <w:rFonts w:asciiTheme="majorHAnsi" w:eastAsiaTheme="minorEastAsia" w:hAnsiTheme="majorHAnsi"/>
          </w:rPr>
          <w:t xml:space="preserve"> </w:t>
        </w:r>
      </w:ins>
      <w:ins w:id="259" w:author="David Hoff" w:date="2016-04-12T15:30:00Z">
        <w:r w:rsidRPr="00476A56">
          <w:rPr>
            <w:rFonts w:asciiTheme="majorHAnsi" w:eastAsiaTheme="minorEastAsia" w:hAnsiTheme="majorHAnsi"/>
          </w:rPr>
          <w:t xml:space="preserve">January 2016, establishing the Employment First Act, the Financial Literacy Program for Individuals with Developmental Disabilities and the Florida Unique Abilities Partner Program - </w:t>
        </w:r>
      </w:ins>
      <w:ins w:id="260" w:author="David Hoff" w:date="2016-04-12T17:37:00Z">
        <w:r w:rsidR="00F84DF0" w:rsidRPr="00C30C95">
          <w:rPr>
            <w:rFonts w:asciiTheme="majorHAnsi" w:eastAsiaTheme="minorEastAsia" w:hAnsiTheme="majorHAnsi"/>
          </w:rPr>
          <w:fldChar w:fldCharType="begin"/>
        </w:r>
        <w:r w:rsidR="00F84DF0" w:rsidRPr="002C427B">
          <w:rPr>
            <w:rFonts w:asciiTheme="majorHAnsi" w:eastAsiaTheme="minorEastAsia" w:hAnsiTheme="majorHAnsi"/>
          </w:rPr>
          <w:instrText xml:space="preserve"> HYPERLINK "https://www.flsenate.gov/Session/Bill/2016/7003/BillText/er/PDF" </w:instrText>
        </w:r>
        <w:r w:rsidR="00F84DF0" w:rsidRPr="002C427B">
          <w:rPr>
            <w:rFonts w:asciiTheme="majorHAnsi" w:eastAsiaTheme="minorEastAsia" w:hAnsiTheme="majorHAnsi"/>
            <w:rPrChange w:id="261" w:author="David Hoff" w:date="2016-04-13T08:36:00Z">
              <w:rPr>
                <w:rFonts w:asciiTheme="majorHAnsi" w:eastAsiaTheme="minorEastAsia" w:hAnsiTheme="majorHAnsi"/>
              </w:rPr>
            </w:rPrChange>
          </w:rPr>
          <w:fldChar w:fldCharType="separate"/>
        </w:r>
        <w:r w:rsidR="00F84DF0" w:rsidRPr="002C427B">
          <w:rPr>
            <w:rStyle w:val="Hyperlink"/>
            <w:rFonts w:asciiTheme="majorHAnsi" w:eastAsiaTheme="minorEastAsia" w:hAnsiTheme="majorHAnsi"/>
          </w:rPr>
          <w:t>https://www.flsenate.gov/Session/Bill/2016/7003/BillText/er/PDF</w:t>
        </w:r>
        <w:r w:rsidR="00F84DF0" w:rsidRPr="00C30C95">
          <w:rPr>
            <w:rFonts w:asciiTheme="majorHAnsi" w:eastAsiaTheme="minorEastAsia" w:hAnsiTheme="majorHAnsi"/>
          </w:rPr>
          <w:fldChar w:fldCharType="end"/>
        </w:r>
        <w:r w:rsidR="00F84DF0" w:rsidRPr="002C427B">
          <w:rPr>
            <w:rFonts w:asciiTheme="majorHAnsi" w:eastAsiaTheme="minorEastAsia" w:hAnsiTheme="majorHAnsi"/>
          </w:rPr>
          <w:t xml:space="preserve"> </w:t>
        </w:r>
      </w:ins>
    </w:p>
    <w:p w14:paraId="33B9A8DC" w14:textId="01953385" w:rsidR="00C32F14" w:rsidRPr="002C427B" w:rsidRDefault="00C32F14" w:rsidP="0090411F">
      <w:pPr>
        <w:pStyle w:val="ListParagraph"/>
        <w:numPr>
          <w:ilvl w:val="0"/>
          <w:numId w:val="10"/>
        </w:numPr>
        <w:rPr>
          <w:rFonts w:asciiTheme="majorHAnsi" w:hAnsiTheme="majorHAnsi"/>
          <w:bCs/>
        </w:rPr>
      </w:pPr>
      <w:r w:rsidRPr="002C427B">
        <w:rPr>
          <w:rFonts w:asciiTheme="majorHAnsi" w:hAnsiTheme="majorHAnsi"/>
          <w:bCs/>
        </w:rPr>
        <w:t xml:space="preserve">FL Executive Order: October 2013 </w:t>
      </w:r>
      <w:ins w:id="262" w:author="David Hoff" w:date="2016-04-13T08:39:00Z">
        <w:r w:rsidR="0006677D">
          <w:rPr>
            <w:rFonts w:asciiTheme="majorHAnsi" w:hAnsiTheme="majorHAnsi"/>
            <w:bCs/>
          </w:rPr>
          <w:t>Governor</w:t>
        </w:r>
      </w:ins>
      <w:ins w:id="263" w:author="David Hoff" w:date="2016-04-13T08:41:00Z">
        <w:r w:rsidR="0006677D">
          <w:rPr>
            <w:rFonts w:asciiTheme="majorHAnsi" w:hAnsiTheme="majorHAnsi"/>
            <w:bCs/>
          </w:rPr>
          <w:t>’</w:t>
        </w:r>
      </w:ins>
      <w:ins w:id="264" w:author="David Hoff" w:date="2016-04-13T08:39:00Z">
        <w:r w:rsidR="0006677D">
          <w:rPr>
            <w:rFonts w:asciiTheme="majorHAnsi" w:hAnsiTheme="majorHAnsi"/>
            <w:bCs/>
          </w:rPr>
          <w:t xml:space="preserve">s </w:t>
        </w:r>
      </w:ins>
      <w:ins w:id="265" w:author="David Hoff" w:date="2016-04-13T08:07:00Z">
        <w:r w:rsidR="00C25A7F" w:rsidRPr="0006677D">
          <w:rPr>
            <w:rFonts w:asciiTheme="majorHAnsi" w:hAnsiTheme="majorHAnsi"/>
            <w:bCs/>
          </w:rPr>
          <w:t>E</w:t>
        </w:r>
      </w:ins>
      <w:del w:id="266" w:author="David Hoff" w:date="2016-04-13T08:07:00Z">
        <w:r w:rsidR="00F81E53" w:rsidRPr="0006677D" w:rsidDel="00C25A7F">
          <w:rPr>
            <w:rFonts w:asciiTheme="majorHAnsi" w:hAnsiTheme="majorHAnsi"/>
            <w:bCs/>
          </w:rPr>
          <w:delText>e</w:delText>
        </w:r>
      </w:del>
      <w:r w:rsidRPr="0006677D">
        <w:rPr>
          <w:rFonts w:asciiTheme="majorHAnsi" w:hAnsiTheme="majorHAnsi"/>
          <w:bCs/>
        </w:rPr>
        <w:t xml:space="preserve">xecutive </w:t>
      </w:r>
      <w:ins w:id="267" w:author="David Hoff" w:date="2016-04-13T08:07:00Z">
        <w:r w:rsidR="00C25A7F" w:rsidRPr="0006677D">
          <w:rPr>
            <w:rFonts w:asciiTheme="majorHAnsi" w:hAnsiTheme="majorHAnsi"/>
            <w:bCs/>
          </w:rPr>
          <w:t>O</w:t>
        </w:r>
      </w:ins>
      <w:del w:id="268" w:author="David Hoff" w:date="2016-04-13T08:07:00Z">
        <w:r w:rsidR="00F81E53" w:rsidRPr="0006677D" w:rsidDel="00C25A7F">
          <w:rPr>
            <w:rFonts w:asciiTheme="majorHAnsi" w:hAnsiTheme="majorHAnsi"/>
            <w:bCs/>
          </w:rPr>
          <w:delText>o</w:delText>
        </w:r>
      </w:del>
      <w:r w:rsidRPr="0006677D">
        <w:rPr>
          <w:rFonts w:asciiTheme="majorHAnsi" w:hAnsiTheme="majorHAnsi"/>
          <w:bCs/>
        </w:rPr>
        <w:t xml:space="preserve">rder </w:t>
      </w:r>
      <w:ins w:id="269" w:author="David Hoff" w:date="2016-04-13T08:39:00Z">
        <w:r w:rsidR="0006677D">
          <w:rPr>
            <w:rFonts w:asciiTheme="majorHAnsi" w:hAnsiTheme="majorHAnsi"/>
            <w:bCs/>
          </w:rPr>
          <w:t xml:space="preserve">(13-284) </w:t>
        </w:r>
      </w:ins>
      <w:r w:rsidRPr="0006677D">
        <w:rPr>
          <w:rFonts w:asciiTheme="majorHAnsi" w:hAnsiTheme="majorHAnsi"/>
          <w:bCs/>
        </w:rPr>
        <w:t>directing state agencies to identify financing and contract methods that will prioritize employment</w:t>
      </w:r>
      <w:r w:rsidR="00F81E53" w:rsidRPr="0006677D">
        <w:rPr>
          <w:rFonts w:asciiTheme="majorHAnsi" w:hAnsiTheme="majorHAnsi"/>
          <w:bCs/>
        </w:rPr>
        <w:t>:</w:t>
      </w:r>
      <w:r w:rsidRPr="0006677D">
        <w:rPr>
          <w:rFonts w:asciiTheme="majorHAnsi" w:hAnsiTheme="majorHAnsi"/>
          <w:bCs/>
        </w:rPr>
        <w:t xml:space="preserve"> </w:t>
      </w:r>
      <w:r w:rsidRPr="0006677D">
        <w:rPr>
          <w:rFonts w:asciiTheme="majorHAnsi" w:hAnsiTheme="majorHAnsi"/>
          <w:bCs/>
        </w:rPr>
        <w:br/>
      </w:r>
      <w:r w:rsidR="003B031C" w:rsidRPr="002C427B">
        <w:rPr>
          <w:rFonts w:asciiTheme="majorHAnsi" w:hAnsiTheme="majorHAnsi"/>
          <w:rPrChange w:id="270"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71" w:author="David Hoff" w:date="2016-04-13T08:36:00Z">
            <w:rPr/>
          </w:rPrChange>
        </w:rPr>
        <w:instrText xml:space="preserve"> HYPERLINK "http://www.flgov.com/wp-content/uploads/orders/2013/13-284-disabilities.pdf" </w:instrText>
      </w:r>
      <w:r w:rsidR="003B031C" w:rsidRPr="002C427B">
        <w:rPr>
          <w:rFonts w:asciiTheme="majorHAnsi" w:hAnsiTheme="majorHAnsi"/>
          <w:rPrChange w:id="272"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www.flgov.com/wp-content/uploads/orders/2013/13-284-disabilities.pdf</w:t>
      </w:r>
      <w:r w:rsidR="003B031C" w:rsidRPr="002C427B">
        <w:rPr>
          <w:rStyle w:val="Hyperlink"/>
          <w:rFonts w:asciiTheme="majorHAnsi" w:hAnsiTheme="majorHAnsi"/>
          <w:bCs/>
          <w:rPrChange w:id="273"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748FCC45" w14:textId="77777777" w:rsidR="00D13D54" w:rsidRPr="002C427B" w:rsidRDefault="00D13D54" w:rsidP="0090411F">
      <w:pPr>
        <w:pStyle w:val="ListParagraph"/>
        <w:numPr>
          <w:ilvl w:val="0"/>
          <w:numId w:val="10"/>
        </w:numPr>
        <w:rPr>
          <w:rFonts w:asciiTheme="majorHAnsi" w:hAnsiTheme="majorHAnsi"/>
          <w:bCs/>
        </w:rPr>
      </w:pPr>
      <w:r w:rsidRPr="0006677D">
        <w:rPr>
          <w:rFonts w:asciiTheme="majorHAnsi" w:hAnsiTheme="majorHAnsi"/>
          <w:bCs/>
        </w:rPr>
        <w:t>Employment First Florida: Website of Employment First Florida, containing a variety of resources</w:t>
      </w:r>
      <w:r w:rsidR="00F81E53" w:rsidRPr="0006677D">
        <w:rPr>
          <w:rFonts w:asciiTheme="majorHAnsi" w:hAnsiTheme="majorHAnsi"/>
          <w:bCs/>
        </w:rPr>
        <w:t>:</w:t>
      </w:r>
      <w:r w:rsidR="00413E79" w:rsidRPr="0006677D">
        <w:rPr>
          <w:rFonts w:asciiTheme="majorHAnsi" w:hAnsiTheme="majorHAnsi"/>
          <w:bCs/>
        </w:rPr>
        <w:t xml:space="preserve"> </w:t>
      </w:r>
      <w:r w:rsidR="003B031C" w:rsidRPr="002C427B">
        <w:rPr>
          <w:rFonts w:asciiTheme="majorHAnsi" w:hAnsiTheme="majorHAnsi"/>
          <w:rPrChange w:id="274"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75" w:author="David Hoff" w:date="2016-04-13T08:36:00Z">
            <w:rPr/>
          </w:rPrChange>
        </w:rPr>
        <w:instrText xml:space="preserve"> HYPERLINK "http://www.employmentfirstfl.org" </w:instrText>
      </w:r>
      <w:r w:rsidR="003B031C" w:rsidRPr="002C427B">
        <w:rPr>
          <w:rFonts w:asciiTheme="majorHAnsi" w:hAnsiTheme="majorHAnsi"/>
          <w:rPrChange w:id="276"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www.employmentfirstfl.org</w:t>
      </w:r>
      <w:r w:rsidR="003B031C" w:rsidRPr="002C427B">
        <w:rPr>
          <w:rStyle w:val="Hyperlink"/>
          <w:rFonts w:asciiTheme="majorHAnsi" w:hAnsiTheme="majorHAnsi"/>
          <w:bCs/>
          <w:rPrChange w:id="277"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4B9C76CA" w14:textId="77777777" w:rsidR="0023199D" w:rsidRPr="002C427B" w:rsidRDefault="00D13D54" w:rsidP="0090411F">
      <w:pPr>
        <w:pStyle w:val="ListParagraph"/>
        <w:numPr>
          <w:ilvl w:val="0"/>
          <w:numId w:val="10"/>
        </w:numPr>
        <w:rPr>
          <w:rFonts w:asciiTheme="majorHAnsi" w:hAnsiTheme="majorHAnsi"/>
          <w:bCs/>
        </w:rPr>
      </w:pPr>
      <w:r w:rsidRPr="002C427B">
        <w:rPr>
          <w:rFonts w:asciiTheme="majorHAnsi" w:hAnsiTheme="majorHAnsi"/>
          <w:bCs/>
        </w:rPr>
        <w:t>FL DD Council Employment First Website</w:t>
      </w:r>
      <w:r w:rsidR="0023199D" w:rsidRPr="002C427B">
        <w:rPr>
          <w:rFonts w:asciiTheme="majorHAnsi" w:hAnsiTheme="majorHAnsi"/>
          <w:bCs/>
        </w:rPr>
        <w:t>: Information from Florida Developmental Disabilities Council on Employment First efforts</w:t>
      </w:r>
      <w:r w:rsidR="00413E79" w:rsidRPr="002C427B">
        <w:rPr>
          <w:rFonts w:asciiTheme="majorHAnsi" w:hAnsiTheme="majorHAnsi"/>
          <w:bCs/>
        </w:rPr>
        <w:t>:</w:t>
      </w:r>
      <w:r w:rsidR="0023199D" w:rsidRPr="002C427B">
        <w:rPr>
          <w:rFonts w:asciiTheme="majorHAnsi" w:hAnsiTheme="majorHAnsi"/>
          <w:bCs/>
        </w:rPr>
        <w:t xml:space="preserve"> </w:t>
      </w:r>
      <w:r w:rsidR="003B031C" w:rsidRPr="002C427B">
        <w:rPr>
          <w:rFonts w:asciiTheme="majorHAnsi" w:hAnsiTheme="majorHAnsi"/>
          <w:rPrChange w:id="278"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279" w:author="David Hoff" w:date="2016-04-13T08:36:00Z">
            <w:rPr/>
          </w:rPrChange>
        </w:rPr>
        <w:instrText xml:space="preserve"> HYPERLINK "http://www.fddc.org/Employment" </w:instrText>
      </w:r>
      <w:r w:rsidR="003B031C" w:rsidRPr="002C427B">
        <w:rPr>
          <w:rFonts w:asciiTheme="majorHAnsi" w:hAnsiTheme="majorHAnsi"/>
          <w:rPrChange w:id="280" w:author="David Hoff" w:date="2016-04-13T08:36:00Z">
            <w:rPr>
              <w:rStyle w:val="Hyperlink"/>
              <w:rFonts w:asciiTheme="majorHAnsi" w:hAnsiTheme="majorHAnsi"/>
              <w:bCs/>
            </w:rPr>
          </w:rPrChange>
        </w:rPr>
        <w:fldChar w:fldCharType="separate"/>
      </w:r>
      <w:r w:rsidR="0023199D" w:rsidRPr="002C427B">
        <w:rPr>
          <w:rStyle w:val="Hyperlink"/>
          <w:rFonts w:asciiTheme="majorHAnsi" w:hAnsiTheme="majorHAnsi"/>
          <w:bCs/>
        </w:rPr>
        <w:t>www.fddc.org/Employment</w:t>
      </w:r>
      <w:r w:rsidR="003B031C" w:rsidRPr="002C427B">
        <w:rPr>
          <w:rStyle w:val="Hyperlink"/>
          <w:rFonts w:asciiTheme="majorHAnsi" w:hAnsiTheme="majorHAnsi"/>
          <w:bCs/>
          <w:rPrChange w:id="281" w:author="David Hoff" w:date="2016-04-13T08:36:00Z">
            <w:rPr>
              <w:rStyle w:val="Hyperlink"/>
              <w:rFonts w:asciiTheme="majorHAnsi" w:hAnsiTheme="majorHAnsi"/>
              <w:bCs/>
            </w:rPr>
          </w:rPrChange>
        </w:rPr>
        <w:fldChar w:fldCharType="end"/>
      </w:r>
      <w:r w:rsidR="0023199D" w:rsidRPr="002C427B">
        <w:rPr>
          <w:rFonts w:asciiTheme="majorHAnsi" w:hAnsiTheme="majorHAnsi"/>
          <w:bCs/>
        </w:rPr>
        <w:t xml:space="preserve"> </w:t>
      </w:r>
    </w:p>
    <w:p w14:paraId="4C8609CF" w14:textId="77777777" w:rsidR="0023199D" w:rsidRPr="002C427B" w:rsidRDefault="0023199D" w:rsidP="0090411F">
      <w:pPr>
        <w:pStyle w:val="ListParagraph"/>
        <w:numPr>
          <w:ilvl w:val="0"/>
          <w:numId w:val="10"/>
        </w:numPr>
        <w:rPr>
          <w:rStyle w:val="Hyperlink"/>
          <w:rFonts w:asciiTheme="majorHAnsi" w:hAnsiTheme="majorHAnsi"/>
          <w:bCs/>
          <w:color w:val="auto"/>
          <w:u w:val="none"/>
        </w:rPr>
      </w:pPr>
      <w:r w:rsidRPr="002C427B">
        <w:rPr>
          <w:rFonts w:asciiTheme="majorHAnsi" w:hAnsiTheme="majorHAnsi"/>
        </w:rPr>
        <w:t>Developmental Disabilities Council Employment First Statement: Statement from Florida DD Council in support of Employment First</w:t>
      </w:r>
      <w:r w:rsidR="00413E79"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282" w:author="David Hoff" w:date="2016-04-13T08:36:00Z">
            <w:rPr>
              <w:rStyle w:val="Hyperlink"/>
              <w:rFonts w:asciiTheme="majorHAnsi" w:hAnsiTheme="majorHAnsi"/>
            </w:rPr>
          </w:rPrChange>
        </w:rPr>
        <w:fldChar w:fldCharType="begin"/>
      </w:r>
      <w:r w:rsidR="003B031C" w:rsidRPr="002C427B">
        <w:rPr>
          <w:rFonts w:asciiTheme="majorHAnsi" w:hAnsiTheme="majorHAnsi"/>
          <w:rPrChange w:id="283" w:author="David Hoff" w:date="2016-04-13T08:36:00Z">
            <w:rPr/>
          </w:rPrChange>
        </w:rPr>
        <w:instrText xml:space="preserve"> HYPERLINK "http://www.fddc.org/about/employment" </w:instrText>
      </w:r>
      <w:r w:rsidR="003B031C" w:rsidRPr="002C427B">
        <w:rPr>
          <w:rFonts w:asciiTheme="majorHAnsi" w:hAnsiTheme="majorHAnsi"/>
          <w:rPrChange w:id="28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www.fddc.org/about/employment</w:t>
      </w:r>
      <w:r w:rsidR="003B031C" w:rsidRPr="002C427B">
        <w:rPr>
          <w:rStyle w:val="Hyperlink"/>
          <w:rFonts w:asciiTheme="majorHAnsi" w:hAnsiTheme="majorHAnsi"/>
          <w:rPrChange w:id="285" w:author="David Hoff" w:date="2016-04-13T08:36:00Z">
            <w:rPr>
              <w:rStyle w:val="Hyperlink"/>
              <w:rFonts w:asciiTheme="majorHAnsi" w:hAnsiTheme="majorHAnsi"/>
            </w:rPr>
          </w:rPrChange>
        </w:rPr>
        <w:fldChar w:fldCharType="end"/>
      </w:r>
    </w:p>
    <w:p w14:paraId="340F0630" w14:textId="77777777" w:rsidR="00F84DF0" w:rsidRPr="002C427B" w:rsidRDefault="00F84DF0" w:rsidP="0077191F">
      <w:pPr>
        <w:rPr>
          <w:ins w:id="286" w:author="David Hoff" w:date="2016-04-12T17:34:00Z"/>
          <w:rFonts w:asciiTheme="majorHAnsi" w:eastAsiaTheme="minorEastAsia" w:hAnsiTheme="majorHAnsi"/>
        </w:rPr>
      </w:pPr>
    </w:p>
    <w:p w14:paraId="4D332FA7" w14:textId="657E299B" w:rsidR="00086787" w:rsidRPr="002C427B" w:rsidDel="00F84DF0" w:rsidRDefault="00086787" w:rsidP="00086787">
      <w:pPr>
        <w:numPr>
          <w:ilvl w:val="0"/>
          <w:numId w:val="10"/>
        </w:numPr>
        <w:shd w:val="clear" w:color="auto" w:fill="FFFFFF"/>
        <w:spacing w:before="100" w:beforeAutospacing="1" w:after="100" w:afterAutospacing="1" w:line="343" w:lineRule="atLeast"/>
        <w:rPr>
          <w:del w:id="287" w:author="David Hoff" w:date="2016-04-12T17:34:00Z"/>
          <w:rFonts w:asciiTheme="majorHAnsi" w:eastAsiaTheme="minorEastAsia" w:hAnsiTheme="majorHAnsi"/>
        </w:rPr>
      </w:pPr>
      <w:del w:id="288" w:author="David Hoff" w:date="2016-04-12T17:34:00Z">
        <w:r w:rsidRPr="002C427B" w:rsidDel="00F84DF0">
          <w:rPr>
            <w:rFonts w:asciiTheme="majorHAnsi" w:eastAsiaTheme="minorEastAsia" w:hAnsiTheme="majorHAnsi"/>
          </w:rPr>
          <w:delText>The Individuals with Disabilities Act, signed in February 2016, established the Employment First Act, the Financial Literacy Program for Individuals with Developmental Disabilities and the Florida Unique Abilities Partner Program.</w:delText>
        </w:r>
      </w:del>
    </w:p>
    <w:p w14:paraId="3FB7F142" w14:textId="77777777" w:rsidR="0077191F" w:rsidRPr="002C427B" w:rsidRDefault="0077191F" w:rsidP="0077191F">
      <w:pPr>
        <w:rPr>
          <w:rFonts w:asciiTheme="majorHAnsi" w:hAnsiTheme="majorHAnsi"/>
          <w:b/>
        </w:rPr>
      </w:pPr>
      <w:r w:rsidRPr="002C427B">
        <w:rPr>
          <w:rFonts w:asciiTheme="majorHAnsi" w:hAnsiTheme="majorHAnsi"/>
          <w:b/>
        </w:rPr>
        <w:t>Georgia</w:t>
      </w:r>
    </w:p>
    <w:p w14:paraId="0EAF57C8" w14:textId="77777777" w:rsidR="001F346B" w:rsidRPr="002C427B" w:rsidRDefault="001F346B" w:rsidP="0090411F">
      <w:pPr>
        <w:pStyle w:val="ListParagraph"/>
        <w:numPr>
          <w:ilvl w:val="0"/>
          <w:numId w:val="11"/>
        </w:numPr>
        <w:rPr>
          <w:rStyle w:val="Hyperlink"/>
          <w:rFonts w:asciiTheme="majorHAnsi" w:hAnsiTheme="majorHAnsi"/>
          <w:caps/>
          <w:color w:val="auto"/>
          <w:u w:val="none"/>
        </w:rPr>
      </w:pPr>
      <w:r w:rsidRPr="002C427B">
        <w:rPr>
          <w:rFonts w:asciiTheme="majorHAnsi" w:hAnsiTheme="majorHAnsi"/>
        </w:rPr>
        <w:t>Employmen</w:t>
      </w:r>
      <w:r w:rsidR="00B44D2C" w:rsidRPr="002C427B">
        <w:rPr>
          <w:rFonts w:asciiTheme="majorHAnsi" w:hAnsiTheme="majorHAnsi"/>
        </w:rPr>
        <w:t>t First Georgia Website:</w:t>
      </w:r>
      <w:r w:rsidRPr="002C427B">
        <w:rPr>
          <w:rFonts w:asciiTheme="majorHAnsi" w:hAnsiTheme="majorHAnsi"/>
        </w:rPr>
        <w:t xml:space="preserve"> </w:t>
      </w:r>
      <w:r w:rsidR="003B031C" w:rsidRPr="002C427B">
        <w:rPr>
          <w:rFonts w:asciiTheme="majorHAnsi" w:hAnsiTheme="majorHAnsi"/>
          <w:rPrChange w:id="289" w:author="David Hoff" w:date="2016-04-13T08:36:00Z">
            <w:rPr>
              <w:rStyle w:val="Hyperlink"/>
              <w:rFonts w:asciiTheme="majorHAnsi" w:hAnsiTheme="majorHAnsi"/>
            </w:rPr>
          </w:rPrChange>
        </w:rPr>
        <w:fldChar w:fldCharType="begin"/>
      </w:r>
      <w:r w:rsidR="003B031C" w:rsidRPr="002C427B">
        <w:rPr>
          <w:rFonts w:asciiTheme="majorHAnsi" w:hAnsiTheme="majorHAnsi"/>
          <w:rPrChange w:id="290" w:author="David Hoff" w:date="2016-04-13T08:36:00Z">
            <w:rPr/>
          </w:rPrChange>
        </w:rPr>
        <w:instrText xml:space="preserve"> HYPERLINK "http://www.employmentfirstgeorgia.org" </w:instrText>
      </w:r>
      <w:r w:rsidR="003B031C" w:rsidRPr="002C427B">
        <w:rPr>
          <w:rFonts w:asciiTheme="majorHAnsi" w:hAnsiTheme="majorHAnsi"/>
          <w:rPrChange w:id="291" w:author="David Hoff" w:date="2016-04-13T08:36:00Z">
            <w:rPr>
              <w:rStyle w:val="Hyperlink"/>
              <w:rFonts w:asciiTheme="majorHAnsi" w:hAnsiTheme="majorHAnsi"/>
            </w:rPr>
          </w:rPrChange>
        </w:rPr>
        <w:fldChar w:fldCharType="separate"/>
      </w:r>
      <w:r w:rsidR="00A11602" w:rsidRPr="002C427B">
        <w:rPr>
          <w:rStyle w:val="Hyperlink"/>
          <w:rFonts w:asciiTheme="majorHAnsi" w:hAnsiTheme="majorHAnsi"/>
        </w:rPr>
        <w:t>www.employmentfirstgeorgia.org</w:t>
      </w:r>
      <w:r w:rsidR="003B031C" w:rsidRPr="002C427B">
        <w:rPr>
          <w:rStyle w:val="Hyperlink"/>
          <w:rFonts w:asciiTheme="majorHAnsi" w:hAnsiTheme="majorHAnsi"/>
          <w:rPrChange w:id="292" w:author="David Hoff" w:date="2016-04-13T08:36:00Z">
            <w:rPr>
              <w:rStyle w:val="Hyperlink"/>
              <w:rFonts w:asciiTheme="majorHAnsi" w:hAnsiTheme="majorHAnsi"/>
            </w:rPr>
          </w:rPrChange>
        </w:rPr>
        <w:fldChar w:fldCharType="end"/>
      </w:r>
    </w:p>
    <w:p w14:paraId="30A1DF34" w14:textId="6A421F48" w:rsidR="00CC76DC" w:rsidRPr="002C427B" w:rsidRDefault="00CC76DC" w:rsidP="0090411F">
      <w:pPr>
        <w:pStyle w:val="ListParagraph"/>
        <w:numPr>
          <w:ilvl w:val="0"/>
          <w:numId w:val="11"/>
        </w:numPr>
        <w:rPr>
          <w:ins w:id="293" w:author="David Hoff" w:date="2016-04-12T11:12:00Z"/>
          <w:rFonts w:asciiTheme="majorHAnsi" w:hAnsiTheme="majorHAnsi"/>
        </w:rPr>
      </w:pPr>
      <w:ins w:id="294" w:author="David Hoff" w:date="2016-04-12T11:12:00Z">
        <w:r w:rsidRPr="002C427B">
          <w:rPr>
            <w:rFonts w:asciiTheme="majorHAnsi" w:hAnsiTheme="majorHAnsi"/>
          </w:rPr>
          <w:t>GA Legislature Report: Georgia legislature report</w:t>
        </w:r>
      </w:ins>
      <w:ins w:id="295" w:author="David Hoff" w:date="2016-04-12T11:13:00Z">
        <w:r w:rsidRPr="002C427B">
          <w:rPr>
            <w:rFonts w:asciiTheme="majorHAnsi" w:hAnsiTheme="majorHAnsi"/>
          </w:rPr>
          <w:t xml:space="preserve"> on employment of individuals with intellectual and developmental disabilities recommending creation of an Employment First</w:t>
        </w:r>
      </w:ins>
      <w:ins w:id="296" w:author="David Hoff" w:date="2016-04-12T11:14:00Z">
        <w:r w:rsidRPr="002C427B">
          <w:rPr>
            <w:rFonts w:asciiTheme="majorHAnsi" w:hAnsiTheme="majorHAnsi"/>
          </w:rPr>
          <w:t xml:space="preserve"> advisory council: www.house.ga.gov/Documents/CommitteeDocuments/2015/H.R._642_Final_Report.pdf</w:t>
        </w:r>
      </w:ins>
    </w:p>
    <w:p w14:paraId="77C74F39" w14:textId="77777777" w:rsidR="005D3331" w:rsidRPr="002C427B" w:rsidRDefault="00B44D2C" w:rsidP="0090411F">
      <w:pPr>
        <w:pStyle w:val="ListParagraph"/>
        <w:numPr>
          <w:ilvl w:val="0"/>
          <w:numId w:val="11"/>
        </w:numPr>
        <w:rPr>
          <w:rFonts w:asciiTheme="majorHAnsi" w:hAnsiTheme="majorHAnsi"/>
        </w:rPr>
      </w:pPr>
      <w:r w:rsidRPr="002C427B">
        <w:rPr>
          <w:rFonts w:asciiTheme="majorHAnsi" w:hAnsiTheme="majorHAnsi"/>
        </w:rPr>
        <w:t xml:space="preserve">GA DD Council Statement: Statement issued in 2010 by Georgia Developmental Disabilities Council calling for an Employment First policy: </w:t>
      </w:r>
      <w:r w:rsidRPr="002C427B">
        <w:rPr>
          <w:rFonts w:asciiTheme="majorHAnsi" w:hAnsiTheme="majorHAnsi"/>
        </w:rPr>
        <w:br/>
      </w:r>
      <w:r w:rsidR="003B031C" w:rsidRPr="002C427B">
        <w:rPr>
          <w:rFonts w:asciiTheme="majorHAnsi" w:hAnsiTheme="majorHAnsi"/>
          <w:rPrChange w:id="297" w:author="David Hoff" w:date="2016-04-13T08:36:00Z">
            <w:rPr>
              <w:rStyle w:val="Hyperlink"/>
              <w:rFonts w:asciiTheme="majorHAnsi" w:hAnsiTheme="majorHAnsi"/>
              <w:u w:color="0016EA"/>
            </w:rPr>
          </w:rPrChange>
        </w:rPr>
        <w:fldChar w:fldCharType="begin"/>
      </w:r>
      <w:r w:rsidR="003B031C" w:rsidRPr="002C427B">
        <w:rPr>
          <w:rFonts w:asciiTheme="majorHAnsi" w:hAnsiTheme="majorHAnsi"/>
          <w:rPrChange w:id="298" w:author="David Hoff" w:date="2016-04-13T08:36:00Z">
            <w:rPr/>
          </w:rPrChange>
        </w:rPr>
        <w:instrText xml:space="preserve"> HYPERLINK "http://www.gcdd.org/wp-content/uploads/2010/09/employmentfirstpolicypaper.pdf" </w:instrText>
      </w:r>
      <w:r w:rsidR="003B031C" w:rsidRPr="002C427B">
        <w:rPr>
          <w:rFonts w:asciiTheme="majorHAnsi" w:hAnsiTheme="majorHAnsi"/>
          <w:rPrChange w:id="299" w:author="David Hoff" w:date="2016-04-13T08:36:00Z">
            <w:rPr>
              <w:rStyle w:val="Hyperlink"/>
              <w:rFonts w:asciiTheme="majorHAnsi" w:hAnsiTheme="majorHAnsi"/>
              <w:u w:color="0016EA"/>
            </w:rPr>
          </w:rPrChange>
        </w:rPr>
        <w:fldChar w:fldCharType="separate"/>
      </w:r>
      <w:r w:rsidR="00CE7E6B" w:rsidRPr="002C427B">
        <w:rPr>
          <w:rStyle w:val="Hyperlink"/>
          <w:rFonts w:asciiTheme="majorHAnsi" w:hAnsiTheme="majorHAnsi"/>
          <w:u w:color="0016EA"/>
        </w:rPr>
        <w:t>www.gcdd.org/wp-content/uploads/2010/09/employmentfirstpolicypaper.pdf</w:t>
      </w:r>
      <w:r w:rsidR="003B031C" w:rsidRPr="002C427B">
        <w:rPr>
          <w:rStyle w:val="Hyperlink"/>
          <w:rFonts w:asciiTheme="majorHAnsi" w:hAnsiTheme="majorHAnsi"/>
          <w:u w:color="0016EA"/>
          <w:rPrChange w:id="300" w:author="David Hoff" w:date="2016-04-13T08:36:00Z">
            <w:rPr>
              <w:rStyle w:val="Hyperlink"/>
              <w:rFonts w:asciiTheme="majorHAnsi" w:hAnsiTheme="majorHAnsi"/>
              <w:u w:color="0016EA"/>
            </w:rPr>
          </w:rPrChange>
        </w:rPr>
        <w:fldChar w:fldCharType="end"/>
      </w:r>
    </w:p>
    <w:p w14:paraId="3437270F" w14:textId="77777777" w:rsidR="0077191F" w:rsidRPr="002C427B" w:rsidRDefault="0077191F" w:rsidP="0077191F">
      <w:pPr>
        <w:rPr>
          <w:rFonts w:asciiTheme="majorHAnsi" w:hAnsiTheme="majorHAnsi"/>
        </w:rPr>
      </w:pPr>
    </w:p>
    <w:p w14:paraId="42E22CE9" w14:textId="77777777" w:rsidR="0077191F" w:rsidRPr="002C427B" w:rsidRDefault="0077191F" w:rsidP="0077191F">
      <w:pPr>
        <w:rPr>
          <w:rFonts w:asciiTheme="majorHAnsi" w:hAnsiTheme="majorHAnsi"/>
          <w:b/>
        </w:rPr>
      </w:pPr>
      <w:r w:rsidRPr="002C427B">
        <w:rPr>
          <w:rFonts w:asciiTheme="majorHAnsi" w:hAnsiTheme="majorHAnsi"/>
          <w:b/>
        </w:rPr>
        <w:t>Hawaii</w:t>
      </w:r>
    </w:p>
    <w:p w14:paraId="79E1C4E7" w14:textId="77777777" w:rsidR="00B81B50" w:rsidRPr="0006677D" w:rsidRDefault="00B81B50" w:rsidP="0090411F">
      <w:pPr>
        <w:pStyle w:val="ListParagraph"/>
        <w:numPr>
          <w:ilvl w:val="0"/>
          <w:numId w:val="12"/>
        </w:numPr>
        <w:rPr>
          <w:rFonts w:asciiTheme="majorHAnsi" w:hAnsiTheme="majorHAnsi"/>
        </w:rPr>
      </w:pPr>
      <w:r w:rsidRPr="002C427B">
        <w:rPr>
          <w:rFonts w:asciiTheme="majorHAnsi" w:hAnsiTheme="majorHAnsi"/>
        </w:rPr>
        <w:t>Hawaii Employment First Legislation (proposed) – Employment First bill, H.B. 860, proposed in 2015</w:t>
      </w:r>
      <w:r w:rsidR="00413E79"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301" w:author="David Hoff" w:date="2016-04-13T08:36:00Z">
            <w:rPr>
              <w:rStyle w:val="Hyperlink"/>
              <w:rFonts w:asciiTheme="majorHAnsi" w:hAnsiTheme="majorHAnsi"/>
            </w:rPr>
          </w:rPrChange>
        </w:rPr>
        <w:fldChar w:fldCharType="begin"/>
      </w:r>
      <w:r w:rsidR="003B031C" w:rsidRPr="002C427B">
        <w:rPr>
          <w:rFonts w:asciiTheme="majorHAnsi" w:hAnsiTheme="majorHAnsi"/>
          <w:rPrChange w:id="302" w:author="David Hoff" w:date="2016-04-13T08:36:00Z">
            <w:rPr/>
          </w:rPrChange>
        </w:rPr>
        <w:instrText xml:space="preserve"> HYPERLINK "http://www.capitol.hawaii.gov/session2015/bills/HB860_.HTM" </w:instrText>
      </w:r>
      <w:r w:rsidR="003B031C" w:rsidRPr="002C427B">
        <w:rPr>
          <w:rFonts w:asciiTheme="majorHAnsi" w:hAnsiTheme="majorHAnsi"/>
          <w:rPrChange w:id="303" w:author="David Hoff" w:date="2016-04-13T08:36:00Z">
            <w:rPr>
              <w:rStyle w:val="Hyperlink"/>
              <w:rFonts w:asciiTheme="majorHAnsi" w:hAnsiTheme="majorHAnsi"/>
            </w:rPr>
          </w:rPrChange>
        </w:rPr>
        <w:fldChar w:fldCharType="separate"/>
      </w:r>
      <w:r w:rsidR="00D13D54" w:rsidRPr="002C427B">
        <w:rPr>
          <w:rStyle w:val="Hyperlink"/>
          <w:rFonts w:asciiTheme="majorHAnsi" w:hAnsiTheme="majorHAnsi"/>
        </w:rPr>
        <w:t>www.capitol.hawaii.gov/session2015/bills/HB860_.HTM</w:t>
      </w:r>
      <w:r w:rsidR="003B031C" w:rsidRPr="002C427B">
        <w:rPr>
          <w:rStyle w:val="Hyperlink"/>
          <w:rFonts w:asciiTheme="majorHAnsi" w:hAnsiTheme="majorHAnsi"/>
          <w:rPrChange w:id="304" w:author="David Hoff" w:date="2016-04-13T08:36:00Z">
            <w:rPr>
              <w:rStyle w:val="Hyperlink"/>
              <w:rFonts w:asciiTheme="majorHAnsi" w:hAnsiTheme="majorHAnsi"/>
            </w:rPr>
          </w:rPrChange>
        </w:rPr>
        <w:fldChar w:fldCharType="end"/>
      </w:r>
      <w:r w:rsidR="00D13D54" w:rsidRPr="002C427B">
        <w:rPr>
          <w:rFonts w:asciiTheme="majorHAnsi" w:hAnsiTheme="majorHAnsi"/>
        </w:rPr>
        <w:t xml:space="preserve"> </w:t>
      </w:r>
    </w:p>
    <w:p w14:paraId="654BBF16" w14:textId="77777777" w:rsidR="0077191F" w:rsidRPr="002C427B" w:rsidRDefault="0077191F" w:rsidP="0077191F">
      <w:pPr>
        <w:rPr>
          <w:rFonts w:asciiTheme="majorHAnsi" w:hAnsiTheme="majorHAnsi"/>
        </w:rPr>
      </w:pPr>
    </w:p>
    <w:p w14:paraId="25EEA1DC" w14:textId="77777777" w:rsidR="0077191F" w:rsidRPr="002C427B" w:rsidRDefault="0077191F" w:rsidP="0077191F">
      <w:pPr>
        <w:rPr>
          <w:rFonts w:asciiTheme="majorHAnsi" w:hAnsiTheme="majorHAnsi"/>
          <w:b/>
        </w:rPr>
      </w:pPr>
      <w:r w:rsidRPr="002C427B">
        <w:rPr>
          <w:rFonts w:asciiTheme="majorHAnsi" w:hAnsiTheme="majorHAnsi"/>
          <w:b/>
        </w:rPr>
        <w:t>Idaho</w:t>
      </w:r>
    </w:p>
    <w:p w14:paraId="4EC439DB" w14:textId="1D2E2E21" w:rsidR="00CE7E6B" w:rsidRPr="002C427B" w:rsidRDefault="00CE7E6B" w:rsidP="0090411F">
      <w:pPr>
        <w:pStyle w:val="ListParagraph"/>
        <w:numPr>
          <w:ilvl w:val="0"/>
          <w:numId w:val="12"/>
        </w:numPr>
        <w:rPr>
          <w:rFonts w:asciiTheme="majorHAnsi" w:hAnsiTheme="majorHAnsi"/>
        </w:rPr>
      </w:pPr>
      <w:r w:rsidRPr="002C427B">
        <w:rPr>
          <w:rFonts w:asciiTheme="majorHAnsi" w:hAnsiTheme="majorHAnsi"/>
          <w:bCs/>
        </w:rPr>
        <w:t xml:space="preserve">Employment </w:t>
      </w:r>
      <w:r w:rsidR="00037986" w:rsidRPr="002C427B">
        <w:rPr>
          <w:rFonts w:asciiTheme="majorHAnsi" w:hAnsiTheme="majorHAnsi"/>
          <w:bCs/>
        </w:rPr>
        <w:t>First</w:t>
      </w:r>
      <w:r w:rsidRPr="002C427B">
        <w:rPr>
          <w:rFonts w:asciiTheme="majorHAnsi" w:hAnsiTheme="majorHAnsi"/>
          <w:bCs/>
        </w:rPr>
        <w:t xml:space="preserve"> Consortium</w:t>
      </w:r>
      <w:r w:rsidRPr="002C427B">
        <w:rPr>
          <w:rFonts w:asciiTheme="majorHAnsi" w:hAnsiTheme="majorHAnsi"/>
        </w:rPr>
        <w:t>: Information on the Idaho Employment First Consortium, which operates under the auspices of the Idaho Council on Developmental Disabilities</w:t>
      </w:r>
      <w:r w:rsidR="00413E79" w:rsidRPr="002C427B">
        <w:rPr>
          <w:rFonts w:asciiTheme="majorHAnsi" w:hAnsiTheme="majorHAnsi"/>
        </w:rPr>
        <w:t>:</w:t>
      </w:r>
      <w:r w:rsidRPr="002C427B">
        <w:rPr>
          <w:rFonts w:asciiTheme="majorHAnsi" w:hAnsiTheme="majorHAnsi"/>
        </w:rPr>
        <w:t xml:space="preserve"> </w:t>
      </w:r>
      <w:ins w:id="305" w:author="David Hoff" w:date="2016-04-12T17:45:00Z">
        <w:r w:rsidR="007F7553" w:rsidRPr="0006677D">
          <w:rPr>
            <w:rFonts w:asciiTheme="majorHAnsi" w:hAnsiTheme="majorHAnsi"/>
          </w:rPr>
          <w:fldChar w:fldCharType="begin"/>
        </w:r>
        <w:r w:rsidR="007F7553" w:rsidRPr="002C427B">
          <w:rPr>
            <w:rFonts w:asciiTheme="majorHAnsi" w:hAnsiTheme="majorHAnsi"/>
          </w:rPr>
          <w:instrText xml:space="preserve"> HYPERLINK "http://</w:instrText>
        </w:r>
      </w:ins>
      <w:r w:rsidR="007F7553" w:rsidRPr="002C427B">
        <w:rPr>
          <w:rPrChange w:id="306" w:author="David Hoff" w:date="2016-04-13T08:36:00Z">
            <w:rPr>
              <w:rStyle w:val="Hyperlink"/>
              <w:rFonts w:asciiTheme="majorHAnsi" w:hAnsiTheme="majorHAnsi"/>
            </w:rPr>
          </w:rPrChange>
        </w:rPr>
        <w:instrText>www.icdd.idaho.gov/projects/employment%20first.html</w:instrText>
      </w:r>
      <w:ins w:id="307" w:author="David Hoff" w:date="2016-04-12T17:45:00Z">
        <w:r w:rsidR="007F7553" w:rsidRPr="002C427B">
          <w:rPr>
            <w:rFonts w:asciiTheme="majorHAnsi" w:hAnsiTheme="majorHAnsi"/>
          </w:rPr>
          <w:instrText xml:space="preserve">" </w:instrText>
        </w:r>
        <w:r w:rsidR="007F7553" w:rsidRPr="0006677D">
          <w:rPr>
            <w:rFonts w:asciiTheme="majorHAnsi" w:hAnsiTheme="majorHAnsi"/>
            <w:rPrChange w:id="308" w:author="David Hoff" w:date="2016-04-13T08:36:00Z">
              <w:rPr>
                <w:rFonts w:asciiTheme="majorHAnsi" w:hAnsiTheme="majorHAnsi"/>
              </w:rPr>
            </w:rPrChange>
          </w:rPr>
          <w:fldChar w:fldCharType="separate"/>
        </w:r>
      </w:ins>
      <w:del w:id="309" w:author="David Hoff" w:date="2016-04-12T17:44:00Z">
        <w:r w:rsidR="007F7553" w:rsidRPr="0006677D" w:rsidDel="007F7553">
          <w:rPr>
            <w:rStyle w:val="Hyperlink"/>
            <w:rFonts w:asciiTheme="majorHAnsi" w:hAnsiTheme="majorHAnsi"/>
          </w:rPr>
          <w:delText>http://</w:delText>
        </w:r>
      </w:del>
      <w:r w:rsidR="007F7553" w:rsidRPr="0006677D">
        <w:rPr>
          <w:rStyle w:val="Hyperlink"/>
          <w:rFonts w:asciiTheme="majorHAnsi" w:hAnsiTheme="majorHAnsi"/>
        </w:rPr>
        <w:t>www.icdd.idaho.gov/projects/employment%20first.html</w:t>
      </w:r>
      <w:ins w:id="310" w:author="David Hoff" w:date="2016-04-12T17:45:00Z">
        <w:r w:rsidR="007F7553" w:rsidRPr="0006677D">
          <w:rPr>
            <w:rFonts w:asciiTheme="majorHAnsi" w:hAnsiTheme="majorHAnsi"/>
          </w:rPr>
          <w:fldChar w:fldCharType="end"/>
        </w:r>
      </w:ins>
    </w:p>
    <w:p w14:paraId="58EC6498" w14:textId="77777777" w:rsidR="0077191F" w:rsidRPr="002C427B" w:rsidRDefault="0077191F" w:rsidP="0077191F">
      <w:pPr>
        <w:rPr>
          <w:rFonts w:asciiTheme="majorHAnsi" w:hAnsiTheme="majorHAnsi"/>
        </w:rPr>
      </w:pPr>
    </w:p>
    <w:p w14:paraId="7FDBF37B" w14:textId="77777777" w:rsidR="00161926" w:rsidRPr="002C427B" w:rsidRDefault="00E46226" w:rsidP="0077191F">
      <w:pPr>
        <w:rPr>
          <w:rFonts w:asciiTheme="majorHAnsi" w:hAnsiTheme="majorHAnsi"/>
          <w:b/>
        </w:rPr>
      </w:pPr>
      <w:r w:rsidRPr="002C427B">
        <w:rPr>
          <w:rFonts w:asciiTheme="majorHAnsi" w:hAnsiTheme="majorHAnsi"/>
          <w:b/>
        </w:rPr>
        <w:t xml:space="preserve">Illinois </w:t>
      </w:r>
    </w:p>
    <w:p w14:paraId="3418B4D7" w14:textId="448A7417" w:rsidR="00CC2BB6" w:rsidRPr="0006677D" w:rsidRDefault="00826C2B" w:rsidP="0090411F">
      <w:pPr>
        <w:pStyle w:val="ListParagraph"/>
        <w:numPr>
          <w:ilvl w:val="0"/>
          <w:numId w:val="12"/>
        </w:numPr>
        <w:rPr>
          <w:rFonts w:asciiTheme="majorHAnsi" w:hAnsiTheme="majorHAnsi"/>
          <w:bCs/>
        </w:rPr>
      </w:pPr>
      <w:r w:rsidRPr="002C427B">
        <w:rPr>
          <w:rFonts w:asciiTheme="majorHAnsi" w:hAnsiTheme="majorHAnsi"/>
          <w:bCs/>
        </w:rPr>
        <w:t>IL</w:t>
      </w:r>
      <w:r w:rsidR="00CC2BB6" w:rsidRPr="002C427B">
        <w:rPr>
          <w:rFonts w:asciiTheme="majorHAnsi" w:hAnsiTheme="majorHAnsi"/>
          <w:bCs/>
        </w:rPr>
        <w:t xml:space="preserve"> Employment First Legislation (</w:t>
      </w:r>
      <w:r w:rsidR="006D5653" w:rsidRPr="002C427B">
        <w:rPr>
          <w:rFonts w:asciiTheme="majorHAnsi" w:hAnsiTheme="majorHAnsi"/>
          <w:bCs/>
        </w:rPr>
        <w:t>passed</w:t>
      </w:r>
      <w:r w:rsidR="00CC2BB6" w:rsidRPr="002C427B">
        <w:rPr>
          <w:rFonts w:asciiTheme="majorHAnsi" w:hAnsiTheme="majorHAnsi"/>
          <w:bCs/>
        </w:rPr>
        <w:t xml:space="preserve">): </w:t>
      </w:r>
      <w:del w:id="311" w:author="David Hoff" w:date="2016-04-13T08:08:00Z">
        <w:r w:rsidR="00CC2BB6" w:rsidRPr="002C427B" w:rsidDel="00C25A7F">
          <w:rPr>
            <w:rFonts w:asciiTheme="majorHAnsi" w:hAnsiTheme="majorHAnsi"/>
            <w:bCs/>
          </w:rPr>
          <w:delText>HB 2591</w:delText>
        </w:r>
      </w:del>
      <w:r w:rsidR="00CC2BB6" w:rsidRPr="002C427B">
        <w:rPr>
          <w:rFonts w:asciiTheme="majorHAnsi" w:hAnsiTheme="majorHAnsi"/>
          <w:bCs/>
        </w:rPr>
        <w:t xml:space="preserve">Illinois Employment First Act, </w:t>
      </w:r>
      <w:ins w:id="312" w:author="David Hoff" w:date="2016-04-13T08:08:00Z">
        <w:r w:rsidR="00C25A7F" w:rsidRPr="002C427B">
          <w:rPr>
            <w:rFonts w:asciiTheme="majorHAnsi" w:hAnsiTheme="majorHAnsi"/>
            <w:bCs/>
          </w:rPr>
          <w:t xml:space="preserve">HB 2591, </w:t>
        </w:r>
      </w:ins>
      <w:r w:rsidR="003D1489" w:rsidRPr="002C427B">
        <w:rPr>
          <w:rFonts w:asciiTheme="majorHAnsi" w:hAnsiTheme="majorHAnsi"/>
          <w:bCs/>
        </w:rPr>
        <w:t xml:space="preserve">passed </w:t>
      </w:r>
      <w:r w:rsidR="00CC2BB6" w:rsidRPr="002C427B">
        <w:rPr>
          <w:rFonts w:asciiTheme="majorHAnsi" w:hAnsiTheme="majorHAnsi"/>
          <w:bCs/>
        </w:rPr>
        <w:t xml:space="preserve">in </w:t>
      </w:r>
      <w:r w:rsidR="003D1489" w:rsidRPr="002C427B">
        <w:rPr>
          <w:rFonts w:asciiTheme="majorHAnsi" w:hAnsiTheme="majorHAnsi"/>
          <w:bCs/>
        </w:rPr>
        <w:t xml:space="preserve">May </w:t>
      </w:r>
      <w:r w:rsidR="00CC2BB6" w:rsidRPr="002C427B">
        <w:rPr>
          <w:rFonts w:asciiTheme="majorHAnsi" w:hAnsiTheme="majorHAnsi"/>
          <w:bCs/>
        </w:rPr>
        <w:t>2013</w:t>
      </w:r>
      <w:r w:rsidR="006013CC" w:rsidRPr="002C427B">
        <w:rPr>
          <w:rFonts w:asciiTheme="majorHAnsi" w:hAnsiTheme="majorHAnsi"/>
          <w:bCs/>
        </w:rPr>
        <w:t>:</w:t>
      </w:r>
      <w:r w:rsidR="00CC2BB6" w:rsidRPr="002C427B">
        <w:rPr>
          <w:rFonts w:asciiTheme="majorHAnsi" w:hAnsiTheme="majorHAnsi"/>
          <w:bCs/>
        </w:rPr>
        <w:t xml:space="preserve"> </w:t>
      </w:r>
      <w:r w:rsidR="003B031C" w:rsidRPr="002C427B">
        <w:rPr>
          <w:rFonts w:asciiTheme="majorHAnsi" w:hAnsiTheme="majorHAnsi"/>
          <w:rPrChange w:id="313"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314" w:author="David Hoff" w:date="2016-04-13T08:36:00Z">
            <w:rPr/>
          </w:rPrChange>
        </w:rPr>
        <w:instrText xml:space="preserve"> HYPERLINK "http://www.ilga.gov/legislation/98/HB/PDF/09800HB2591lv.pdf" </w:instrText>
      </w:r>
      <w:r w:rsidR="003B031C" w:rsidRPr="002C427B">
        <w:rPr>
          <w:rFonts w:asciiTheme="majorHAnsi" w:hAnsiTheme="majorHAnsi"/>
          <w:rPrChange w:id="315" w:author="David Hoff" w:date="2016-04-13T08:36:00Z">
            <w:rPr>
              <w:rStyle w:val="Hyperlink"/>
              <w:rFonts w:asciiTheme="majorHAnsi" w:hAnsiTheme="majorHAnsi"/>
              <w:bCs/>
            </w:rPr>
          </w:rPrChange>
        </w:rPr>
        <w:fldChar w:fldCharType="separate"/>
      </w:r>
      <w:r w:rsidR="00CA7D86" w:rsidRPr="002C427B">
        <w:rPr>
          <w:rStyle w:val="Hyperlink"/>
          <w:rFonts w:asciiTheme="majorHAnsi" w:hAnsiTheme="majorHAnsi"/>
          <w:bCs/>
        </w:rPr>
        <w:t>www.ilga.gov/legislation/98/HB/PDF/09800HB2591lv.pdf</w:t>
      </w:r>
      <w:r w:rsidR="003B031C" w:rsidRPr="002C427B">
        <w:rPr>
          <w:rStyle w:val="Hyperlink"/>
          <w:rFonts w:asciiTheme="majorHAnsi" w:hAnsiTheme="majorHAnsi"/>
          <w:bCs/>
          <w:rPrChange w:id="316" w:author="David Hoff" w:date="2016-04-13T08:36:00Z">
            <w:rPr>
              <w:rStyle w:val="Hyperlink"/>
              <w:rFonts w:asciiTheme="majorHAnsi" w:hAnsiTheme="majorHAnsi"/>
              <w:bCs/>
            </w:rPr>
          </w:rPrChange>
        </w:rPr>
        <w:fldChar w:fldCharType="end"/>
      </w:r>
      <w:r w:rsidR="000C2968" w:rsidRPr="002C427B">
        <w:rPr>
          <w:rFonts w:asciiTheme="majorHAnsi" w:hAnsiTheme="majorHAnsi"/>
          <w:bCs/>
        </w:rPr>
        <w:t xml:space="preserve"> </w:t>
      </w:r>
    </w:p>
    <w:p w14:paraId="32DE5906" w14:textId="77777777" w:rsidR="00CC2BB6" w:rsidRPr="002C427B" w:rsidRDefault="00CC2BB6" w:rsidP="0090411F">
      <w:pPr>
        <w:pStyle w:val="ListParagraph"/>
        <w:numPr>
          <w:ilvl w:val="0"/>
          <w:numId w:val="12"/>
        </w:numPr>
        <w:rPr>
          <w:rFonts w:asciiTheme="majorHAnsi" w:hAnsiTheme="majorHAnsi"/>
          <w:bCs/>
        </w:rPr>
      </w:pPr>
      <w:r w:rsidRPr="002C427B">
        <w:rPr>
          <w:rFonts w:asciiTheme="majorHAnsi" w:hAnsiTheme="majorHAnsi"/>
          <w:bCs/>
        </w:rPr>
        <w:t xml:space="preserve">Advocacy </w:t>
      </w:r>
      <w:r w:rsidR="00FE3596" w:rsidRPr="002C427B">
        <w:rPr>
          <w:rFonts w:asciiTheme="majorHAnsi" w:hAnsiTheme="majorHAnsi"/>
          <w:bCs/>
        </w:rPr>
        <w:t>I</w:t>
      </w:r>
      <w:r w:rsidRPr="002C427B">
        <w:rPr>
          <w:rFonts w:asciiTheme="majorHAnsi" w:hAnsiTheme="majorHAnsi"/>
          <w:bCs/>
        </w:rPr>
        <w:t xml:space="preserve">nformation for Illinois Employment First Act: Information </w:t>
      </w:r>
      <w:r w:rsidR="000C2968" w:rsidRPr="002C427B">
        <w:rPr>
          <w:rFonts w:asciiTheme="majorHAnsi" w:hAnsiTheme="majorHAnsi"/>
          <w:bCs/>
        </w:rPr>
        <w:t xml:space="preserve">from the Family Support Network </w:t>
      </w:r>
      <w:r w:rsidRPr="002C427B">
        <w:rPr>
          <w:rFonts w:asciiTheme="majorHAnsi" w:hAnsiTheme="majorHAnsi"/>
          <w:bCs/>
        </w:rPr>
        <w:t>regarding advocating for the Illinois Employment First Act</w:t>
      </w:r>
      <w:r w:rsidR="006013CC" w:rsidRPr="002C427B">
        <w:rPr>
          <w:rFonts w:asciiTheme="majorHAnsi" w:hAnsiTheme="majorHAnsi"/>
          <w:bCs/>
        </w:rPr>
        <w:t>:</w:t>
      </w:r>
      <w:r w:rsidRPr="002C427B">
        <w:rPr>
          <w:rFonts w:asciiTheme="majorHAnsi" w:hAnsiTheme="majorHAnsi"/>
          <w:bCs/>
        </w:rPr>
        <w:br/>
      </w:r>
      <w:r w:rsidR="003B031C" w:rsidRPr="002C427B">
        <w:rPr>
          <w:rFonts w:asciiTheme="majorHAnsi" w:hAnsiTheme="majorHAnsi"/>
          <w:rPrChange w:id="317" w:author="David Hoff" w:date="2016-04-13T08:36:00Z">
            <w:rPr>
              <w:rFonts w:asciiTheme="majorHAnsi" w:hAnsiTheme="majorHAnsi"/>
              <w:color w:val="0000FF"/>
              <w:u w:val="single" w:color="0000FF"/>
            </w:rPr>
          </w:rPrChange>
        </w:rPr>
        <w:fldChar w:fldCharType="begin"/>
      </w:r>
      <w:r w:rsidR="003B031C" w:rsidRPr="002C427B">
        <w:rPr>
          <w:rFonts w:asciiTheme="majorHAnsi" w:hAnsiTheme="majorHAnsi"/>
          <w:rPrChange w:id="318" w:author="David Hoff" w:date="2016-04-13T08:36:00Z">
            <w:rPr/>
          </w:rPrChange>
        </w:rPr>
        <w:instrText xml:space="preserve"> HYPERLINK "http://us2.campaign-archive1.com/?u=bcec73d19574f43e0b9ab00c1&amp;id=d3db098f9a" </w:instrText>
      </w:r>
      <w:r w:rsidR="003B031C" w:rsidRPr="002C427B">
        <w:rPr>
          <w:rFonts w:asciiTheme="majorHAnsi" w:hAnsiTheme="majorHAnsi"/>
          <w:rPrChange w:id="319" w:author="David Hoff" w:date="2016-04-13T08:36:00Z">
            <w:rPr>
              <w:rFonts w:asciiTheme="majorHAnsi" w:hAnsiTheme="majorHAnsi"/>
              <w:color w:val="0000FF"/>
              <w:u w:val="single" w:color="0000FF"/>
            </w:rPr>
          </w:rPrChange>
        </w:rPr>
        <w:fldChar w:fldCharType="separate"/>
      </w:r>
      <w:r w:rsidRPr="002C427B">
        <w:rPr>
          <w:rFonts w:asciiTheme="majorHAnsi" w:hAnsiTheme="majorHAnsi"/>
          <w:color w:val="0000FF"/>
          <w:u w:val="single" w:color="0000FF"/>
        </w:rPr>
        <w:t>http://us2.campaign-archive1.com/?u=bcec73d19574f43e0b9ab00c1&amp;id=d3db098f9a</w:t>
      </w:r>
      <w:r w:rsidR="003B031C" w:rsidRPr="002C427B">
        <w:rPr>
          <w:rFonts w:asciiTheme="majorHAnsi" w:hAnsiTheme="majorHAnsi"/>
          <w:color w:val="0000FF"/>
          <w:u w:val="single" w:color="0000FF"/>
          <w:rPrChange w:id="320" w:author="David Hoff" w:date="2016-04-13T08:36:00Z">
            <w:rPr>
              <w:rFonts w:asciiTheme="majorHAnsi" w:hAnsiTheme="majorHAnsi"/>
              <w:color w:val="0000FF"/>
              <w:u w:val="single" w:color="0000FF"/>
            </w:rPr>
          </w:rPrChange>
        </w:rPr>
        <w:fldChar w:fldCharType="end"/>
      </w:r>
    </w:p>
    <w:p w14:paraId="170A0882" w14:textId="77777777" w:rsidR="00CF6247" w:rsidRPr="002C427B" w:rsidRDefault="00826C2B" w:rsidP="0090411F">
      <w:pPr>
        <w:pStyle w:val="ListParagraph"/>
        <w:numPr>
          <w:ilvl w:val="0"/>
          <w:numId w:val="12"/>
        </w:numPr>
        <w:rPr>
          <w:rFonts w:asciiTheme="majorHAnsi" w:hAnsiTheme="majorHAnsi"/>
          <w:bCs/>
        </w:rPr>
      </w:pPr>
      <w:r w:rsidRPr="002C427B">
        <w:rPr>
          <w:rFonts w:asciiTheme="majorHAnsi" w:hAnsiTheme="majorHAnsi"/>
          <w:bCs/>
        </w:rPr>
        <w:t>IL</w:t>
      </w:r>
      <w:r w:rsidR="00CF6247" w:rsidRPr="0006677D">
        <w:rPr>
          <w:rFonts w:asciiTheme="majorHAnsi" w:hAnsiTheme="majorHAnsi"/>
          <w:bCs/>
        </w:rPr>
        <w:t xml:space="preserve"> Employment Fir</w:t>
      </w:r>
      <w:r w:rsidR="00CF6247" w:rsidRPr="00476A56">
        <w:rPr>
          <w:rFonts w:asciiTheme="majorHAnsi" w:hAnsiTheme="majorHAnsi"/>
          <w:bCs/>
        </w:rPr>
        <w:t>st Act Fact Sheet: Fact sheet for legislators on Illinois Employment First Act</w:t>
      </w:r>
      <w:r w:rsidR="006013CC" w:rsidRPr="00476A56">
        <w:rPr>
          <w:rFonts w:asciiTheme="majorHAnsi" w:hAnsiTheme="majorHAnsi"/>
          <w:bCs/>
        </w:rPr>
        <w:t>:</w:t>
      </w:r>
      <w:r w:rsidR="003D1489" w:rsidRPr="00476A56">
        <w:rPr>
          <w:rFonts w:asciiTheme="majorHAnsi" w:hAnsiTheme="majorHAnsi"/>
          <w:bCs/>
        </w:rPr>
        <w:t xml:space="preserve"> </w:t>
      </w:r>
      <w:r w:rsidR="003B031C" w:rsidRPr="002C427B">
        <w:rPr>
          <w:rFonts w:asciiTheme="majorHAnsi" w:hAnsiTheme="majorHAnsi"/>
          <w:rPrChange w:id="321"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322" w:author="David Hoff" w:date="2016-04-13T08:36:00Z">
            <w:rPr/>
          </w:rPrChange>
        </w:rPr>
        <w:instrText xml:space="preserve"> HYPERLINK "http://www.thearcofil.org/wp-content/uploads/2013/04/Employment_First_Fact_Sheet_HB2591-03142013.pdf" </w:instrText>
      </w:r>
      <w:r w:rsidR="003B031C" w:rsidRPr="002C427B">
        <w:rPr>
          <w:rFonts w:asciiTheme="majorHAnsi" w:hAnsiTheme="majorHAnsi"/>
          <w:rPrChange w:id="323" w:author="David Hoff" w:date="2016-04-13T08:36:00Z">
            <w:rPr>
              <w:rStyle w:val="Hyperlink"/>
              <w:rFonts w:asciiTheme="majorHAnsi" w:hAnsiTheme="majorHAnsi"/>
              <w:bCs/>
            </w:rPr>
          </w:rPrChange>
        </w:rPr>
        <w:fldChar w:fldCharType="separate"/>
      </w:r>
      <w:r w:rsidR="003D1489" w:rsidRPr="002C427B">
        <w:rPr>
          <w:rStyle w:val="Hyperlink"/>
          <w:rFonts w:asciiTheme="majorHAnsi" w:hAnsiTheme="majorHAnsi"/>
          <w:bCs/>
        </w:rPr>
        <w:t>www.thearcofil.org/wp-content/uploads/2013/04/Employment_First_Fact_Sheet_HB2591-03142013.pdf</w:t>
      </w:r>
      <w:r w:rsidR="003B031C" w:rsidRPr="002C427B">
        <w:rPr>
          <w:rStyle w:val="Hyperlink"/>
          <w:rFonts w:asciiTheme="majorHAnsi" w:hAnsiTheme="majorHAnsi"/>
          <w:bCs/>
          <w:rPrChange w:id="324" w:author="David Hoff" w:date="2016-04-13T08:36:00Z">
            <w:rPr>
              <w:rStyle w:val="Hyperlink"/>
              <w:rFonts w:asciiTheme="majorHAnsi" w:hAnsiTheme="majorHAnsi"/>
              <w:bCs/>
            </w:rPr>
          </w:rPrChange>
        </w:rPr>
        <w:fldChar w:fldCharType="end"/>
      </w:r>
      <w:r w:rsidR="003D1489" w:rsidRPr="002C427B">
        <w:rPr>
          <w:rFonts w:asciiTheme="majorHAnsi" w:hAnsiTheme="majorHAnsi"/>
          <w:bCs/>
        </w:rPr>
        <w:t xml:space="preserve"> </w:t>
      </w:r>
      <w:r w:rsidR="00CF6247" w:rsidRPr="002C427B">
        <w:rPr>
          <w:rFonts w:asciiTheme="majorHAnsi" w:hAnsiTheme="majorHAnsi"/>
          <w:bCs/>
        </w:rPr>
        <w:t xml:space="preserve"> </w:t>
      </w:r>
    </w:p>
    <w:p w14:paraId="6AE29D13" w14:textId="4BFFCE30" w:rsidR="002E2B2C" w:rsidRPr="002C427B" w:rsidRDefault="002E2B2C" w:rsidP="0090411F">
      <w:pPr>
        <w:pStyle w:val="ListParagraph"/>
        <w:numPr>
          <w:ilvl w:val="0"/>
          <w:numId w:val="12"/>
        </w:numPr>
        <w:rPr>
          <w:ins w:id="325" w:author="David Hoff" w:date="2016-04-12T20:28:00Z"/>
          <w:rFonts w:asciiTheme="majorHAnsi" w:hAnsiTheme="majorHAnsi"/>
          <w:bCs/>
        </w:rPr>
      </w:pPr>
      <w:ins w:id="326" w:author="David Hoff" w:date="2016-04-12T20:29:00Z">
        <w:r w:rsidRPr="002C427B">
          <w:rPr>
            <w:rFonts w:asciiTheme="majorHAnsi" w:hAnsiTheme="majorHAnsi"/>
            <w:bCs/>
          </w:rPr>
          <w:t xml:space="preserve">IL Employment First Blueprint: </w:t>
        </w:r>
      </w:ins>
      <w:ins w:id="327" w:author="David Hoff" w:date="2016-04-12T20:30:00Z">
        <w:r w:rsidRPr="002C427B">
          <w:rPr>
            <w:rFonts w:asciiTheme="majorHAnsi" w:hAnsiTheme="majorHAnsi"/>
            <w:bCs/>
          </w:rPr>
          <w:t xml:space="preserve">October 2014 </w:t>
        </w:r>
      </w:ins>
      <w:ins w:id="328" w:author="David Hoff" w:date="2016-04-12T20:29:00Z">
        <w:r w:rsidRPr="002C427B">
          <w:rPr>
            <w:rFonts w:asciiTheme="majorHAnsi" w:hAnsiTheme="majorHAnsi"/>
            <w:bCs/>
          </w:rPr>
          <w:t>report on</w:t>
        </w:r>
      </w:ins>
      <w:ins w:id="329" w:author="David Hoff" w:date="2016-04-12T20:30:00Z">
        <w:r w:rsidRPr="002C427B">
          <w:rPr>
            <w:rFonts w:asciiTheme="majorHAnsi" w:hAnsiTheme="majorHAnsi"/>
            <w:bCs/>
          </w:rPr>
          <w:t xml:space="preserve"> steps for</w:t>
        </w:r>
      </w:ins>
      <w:ins w:id="330" w:author="David Hoff" w:date="2016-04-12T20:29:00Z">
        <w:r w:rsidRPr="002C427B">
          <w:rPr>
            <w:rFonts w:asciiTheme="majorHAnsi" w:hAnsiTheme="majorHAnsi"/>
            <w:bCs/>
          </w:rPr>
          <w:t xml:space="preserve"> implementation of Illinois Employment First legislation: </w:t>
        </w:r>
      </w:ins>
      <w:ins w:id="331" w:author="David Hoff" w:date="2016-04-12T20:30:00Z">
        <w:r w:rsidRPr="00C30C95">
          <w:rPr>
            <w:rFonts w:asciiTheme="majorHAnsi" w:hAnsiTheme="majorHAnsi"/>
            <w:bCs/>
          </w:rPr>
          <w:fldChar w:fldCharType="begin"/>
        </w:r>
        <w:r w:rsidRPr="002C427B">
          <w:rPr>
            <w:rFonts w:asciiTheme="majorHAnsi" w:hAnsiTheme="majorHAnsi"/>
            <w:bCs/>
          </w:rPr>
          <w:instrText xml:space="preserve"> HYPERLINK "http://</w:instrText>
        </w:r>
      </w:ins>
      <w:ins w:id="332" w:author="David Hoff" w:date="2016-04-12T20:28:00Z">
        <w:r w:rsidRPr="002C427B">
          <w:rPr>
            <w:rFonts w:asciiTheme="majorHAnsi" w:hAnsiTheme="majorHAnsi"/>
            <w:bCs/>
          </w:rPr>
          <w:instrText>www.equipforequality.org/wp-content/uploads/2014/10/Equip-for-Equality-Employment-First-Blueprint.pdf</w:instrText>
        </w:r>
      </w:ins>
      <w:ins w:id="333" w:author="David Hoff" w:date="2016-04-12T20:30:00Z">
        <w:r w:rsidRPr="002C427B">
          <w:rPr>
            <w:rFonts w:asciiTheme="majorHAnsi" w:hAnsiTheme="majorHAnsi"/>
            <w:bCs/>
          </w:rPr>
          <w:instrText xml:space="preserve">" </w:instrText>
        </w:r>
        <w:r w:rsidRPr="002C427B">
          <w:rPr>
            <w:rFonts w:asciiTheme="majorHAnsi" w:hAnsiTheme="majorHAnsi"/>
            <w:bCs/>
            <w:rPrChange w:id="334" w:author="David Hoff" w:date="2016-04-13T08:36:00Z">
              <w:rPr>
                <w:rFonts w:asciiTheme="majorHAnsi" w:hAnsiTheme="majorHAnsi"/>
                <w:bCs/>
              </w:rPr>
            </w:rPrChange>
          </w:rPr>
          <w:fldChar w:fldCharType="separate"/>
        </w:r>
      </w:ins>
      <w:ins w:id="335" w:author="David Hoff" w:date="2016-04-12T20:28:00Z">
        <w:r w:rsidRPr="002C427B">
          <w:rPr>
            <w:rStyle w:val="Hyperlink"/>
            <w:rFonts w:asciiTheme="majorHAnsi" w:hAnsiTheme="majorHAnsi"/>
            <w:bCs/>
          </w:rPr>
          <w:t>www.equipforequality.org/wp-content/uploads/2014/10/Equip-for-Equality-Employment-First-Blueprint.pdf</w:t>
        </w:r>
      </w:ins>
      <w:ins w:id="336" w:author="David Hoff" w:date="2016-04-12T20:30:00Z">
        <w:r w:rsidRPr="002C427B">
          <w:rPr>
            <w:rFonts w:asciiTheme="majorHAnsi" w:hAnsiTheme="majorHAnsi"/>
            <w:bCs/>
            <w:rPrChange w:id="337" w:author="David Hoff" w:date="2016-04-13T08:36:00Z">
              <w:rPr>
                <w:rFonts w:asciiTheme="majorHAnsi" w:hAnsiTheme="majorHAnsi"/>
                <w:bCs/>
              </w:rPr>
            </w:rPrChange>
          </w:rPr>
          <w:fldChar w:fldCharType="end"/>
        </w:r>
        <w:r w:rsidRPr="002C427B">
          <w:rPr>
            <w:rFonts w:asciiTheme="majorHAnsi" w:hAnsiTheme="majorHAnsi"/>
            <w:bCs/>
          </w:rPr>
          <w:t xml:space="preserve"> </w:t>
        </w:r>
      </w:ins>
    </w:p>
    <w:p w14:paraId="55541434" w14:textId="77777777" w:rsidR="00C25A7F" w:rsidRPr="002C427B" w:rsidRDefault="00C25A7F" w:rsidP="00C25A7F">
      <w:pPr>
        <w:pStyle w:val="ListParagraph"/>
        <w:numPr>
          <w:ilvl w:val="0"/>
          <w:numId w:val="12"/>
        </w:numPr>
        <w:rPr>
          <w:ins w:id="338" w:author="David Hoff" w:date="2016-04-13T08:09:00Z"/>
          <w:rFonts w:asciiTheme="majorHAnsi" w:hAnsiTheme="majorHAnsi"/>
        </w:rPr>
      </w:pPr>
      <w:ins w:id="339" w:author="David Hoff" w:date="2016-04-13T08:09:00Z">
        <w:r w:rsidRPr="002C427B">
          <w:rPr>
            <w:rFonts w:asciiTheme="majorHAnsi" w:hAnsiTheme="majorHAnsi"/>
            <w:bCs/>
          </w:rPr>
          <w:t>Report from the 2012 IL Employment First Summit: www.illinois.gov/icdd/Documents/Illinois-Employment-First-Summit-Report-20120511.pdf</w:t>
        </w:r>
      </w:ins>
    </w:p>
    <w:p w14:paraId="76F52815" w14:textId="77777777" w:rsidR="00E46226" w:rsidRPr="002C427B" w:rsidRDefault="006E06A8" w:rsidP="0090411F">
      <w:pPr>
        <w:pStyle w:val="ListParagraph"/>
        <w:numPr>
          <w:ilvl w:val="0"/>
          <w:numId w:val="12"/>
        </w:numPr>
        <w:rPr>
          <w:rFonts w:asciiTheme="majorHAnsi" w:hAnsiTheme="majorHAnsi"/>
          <w:bCs/>
        </w:rPr>
      </w:pPr>
      <w:r w:rsidRPr="002C427B">
        <w:rPr>
          <w:rFonts w:asciiTheme="majorHAnsi" w:hAnsiTheme="majorHAnsi"/>
          <w:bCs/>
        </w:rPr>
        <w:t xml:space="preserve">Report </w:t>
      </w:r>
      <w:r w:rsidR="00FE3596" w:rsidRPr="002C427B">
        <w:rPr>
          <w:rFonts w:asciiTheme="majorHAnsi" w:hAnsiTheme="majorHAnsi"/>
          <w:bCs/>
        </w:rPr>
        <w:t>R</w:t>
      </w:r>
      <w:r w:rsidRPr="002C427B">
        <w:rPr>
          <w:rFonts w:asciiTheme="majorHAnsi" w:hAnsiTheme="majorHAnsi"/>
          <w:bCs/>
        </w:rPr>
        <w:t>ecommending Employment First</w:t>
      </w:r>
      <w:r w:rsidR="00CC2BB6" w:rsidRPr="002C427B">
        <w:rPr>
          <w:rFonts w:asciiTheme="majorHAnsi" w:hAnsiTheme="majorHAnsi"/>
          <w:bCs/>
        </w:rPr>
        <w:t xml:space="preserve"> for Illinois</w:t>
      </w:r>
      <w:r w:rsidRPr="002C427B">
        <w:rPr>
          <w:rFonts w:asciiTheme="majorHAnsi" w:hAnsiTheme="majorHAnsi"/>
          <w:bCs/>
        </w:rPr>
        <w:t xml:space="preserve">: </w:t>
      </w:r>
      <w:r w:rsidR="00E46226" w:rsidRPr="002C427B">
        <w:rPr>
          <w:rFonts w:asciiTheme="majorHAnsi" w:hAnsiTheme="majorHAnsi"/>
          <w:bCs/>
        </w:rPr>
        <w:t xml:space="preserve">January 2011 report of legislatively mandated </w:t>
      </w:r>
      <w:r w:rsidR="00E46226" w:rsidRPr="002C427B">
        <w:rPr>
          <w:rFonts w:asciiTheme="majorHAnsi" w:hAnsiTheme="majorHAnsi"/>
          <w:bCs/>
          <w:i/>
        </w:rPr>
        <w:t>Employment and Economic Opportunity for Persons with Disabilities Task Force</w:t>
      </w:r>
      <w:r w:rsidR="006013CC" w:rsidRPr="002C427B">
        <w:rPr>
          <w:rFonts w:asciiTheme="majorHAnsi" w:hAnsiTheme="majorHAnsi"/>
          <w:bCs/>
          <w:i/>
        </w:rPr>
        <w:t>.</w:t>
      </w:r>
      <w:r w:rsidR="00E46226" w:rsidRPr="002C427B">
        <w:rPr>
          <w:rFonts w:asciiTheme="majorHAnsi" w:hAnsiTheme="majorHAnsi"/>
          <w:bCs/>
        </w:rPr>
        <w:t xml:space="preserve"> </w:t>
      </w:r>
      <w:r w:rsidR="006013CC" w:rsidRPr="002C427B">
        <w:rPr>
          <w:rFonts w:asciiTheme="majorHAnsi" w:hAnsiTheme="majorHAnsi"/>
          <w:bCs/>
        </w:rPr>
        <w:t>I</w:t>
      </w:r>
      <w:r w:rsidR="00E46226" w:rsidRPr="002C427B">
        <w:rPr>
          <w:rFonts w:asciiTheme="majorHAnsi" w:hAnsiTheme="majorHAnsi"/>
          <w:bCs/>
        </w:rPr>
        <w:t>ncludes a recommendation (pp. 7</w:t>
      </w:r>
      <w:r w:rsidR="006013CC" w:rsidRPr="002C427B">
        <w:rPr>
          <w:rFonts w:asciiTheme="majorHAnsi" w:hAnsiTheme="majorHAnsi"/>
          <w:bCs/>
        </w:rPr>
        <w:t>–</w:t>
      </w:r>
      <w:r w:rsidR="00E46226" w:rsidRPr="002C427B">
        <w:rPr>
          <w:rFonts w:asciiTheme="majorHAnsi" w:hAnsiTheme="majorHAnsi"/>
          <w:bCs/>
        </w:rPr>
        <w:t xml:space="preserve">8) that Illinois become an Employment First state, according to specific principles outlined within the report: </w:t>
      </w:r>
      <w:r w:rsidR="003B031C" w:rsidRPr="002C427B">
        <w:rPr>
          <w:rFonts w:asciiTheme="majorHAnsi" w:hAnsiTheme="majorHAnsi"/>
          <w:rPrChange w:id="340"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341" w:author="David Hoff" w:date="2016-04-13T08:36:00Z">
            <w:rPr/>
          </w:rPrChange>
        </w:rPr>
        <w:instrText xml:space="preserve"> HYPERLINK "http://www.illinoislegalaid.org/calendarUploads/Governors%20task%20force%20report%20-%202010-11.pdf" </w:instrText>
      </w:r>
      <w:r w:rsidR="003B031C" w:rsidRPr="002C427B">
        <w:rPr>
          <w:rFonts w:asciiTheme="majorHAnsi" w:hAnsiTheme="majorHAnsi"/>
          <w:rPrChange w:id="342" w:author="David Hoff" w:date="2016-04-13T08:36:00Z">
            <w:rPr>
              <w:rStyle w:val="Hyperlink"/>
              <w:rFonts w:asciiTheme="majorHAnsi" w:hAnsiTheme="majorHAnsi"/>
              <w:bCs/>
            </w:rPr>
          </w:rPrChange>
        </w:rPr>
        <w:fldChar w:fldCharType="separate"/>
      </w:r>
      <w:r w:rsidR="00E46226" w:rsidRPr="002C427B">
        <w:rPr>
          <w:rStyle w:val="Hyperlink"/>
          <w:rFonts w:asciiTheme="majorHAnsi" w:hAnsiTheme="majorHAnsi"/>
          <w:bCs/>
        </w:rPr>
        <w:t>www.illinoislegalaid.org/calendarUploads/Governors%20task%20force%20report%20-%202010-11.pdf</w:t>
      </w:r>
      <w:r w:rsidR="003B031C" w:rsidRPr="002C427B">
        <w:rPr>
          <w:rStyle w:val="Hyperlink"/>
          <w:rFonts w:asciiTheme="majorHAnsi" w:hAnsiTheme="majorHAnsi"/>
          <w:bCs/>
          <w:rPrChange w:id="343" w:author="David Hoff" w:date="2016-04-13T08:36:00Z">
            <w:rPr>
              <w:rStyle w:val="Hyperlink"/>
              <w:rFonts w:asciiTheme="majorHAnsi" w:hAnsiTheme="majorHAnsi"/>
              <w:bCs/>
            </w:rPr>
          </w:rPrChange>
        </w:rPr>
        <w:fldChar w:fldCharType="end"/>
      </w:r>
      <w:r w:rsidR="00E46226" w:rsidRPr="002C427B">
        <w:rPr>
          <w:rFonts w:asciiTheme="majorHAnsi" w:hAnsiTheme="majorHAnsi"/>
          <w:bCs/>
        </w:rPr>
        <w:t xml:space="preserve"> </w:t>
      </w:r>
    </w:p>
    <w:p w14:paraId="360FAB0F" w14:textId="3A43C7C8" w:rsidR="00161926" w:rsidRPr="0006677D" w:rsidDel="00C25A7F" w:rsidRDefault="00161926" w:rsidP="0090411F">
      <w:pPr>
        <w:pStyle w:val="ListParagraph"/>
        <w:numPr>
          <w:ilvl w:val="0"/>
          <w:numId w:val="12"/>
        </w:numPr>
        <w:rPr>
          <w:del w:id="344" w:author="David Hoff" w:date="2016-04-13T08:09:00Z"/>
          <w:rFonts w:asciiTheme="majorHAnsi" w:hAnsiTheme="majorHAnsi"/>
        </w:rPr>
      </w:pPr>
      <w:del w:id="345" w:author="David Hoff" w:date="2016-04-13T08:09:00Z">
        <w:r w:rsidRPr="002C427B" w:rsidDel="00C25A7F">
          <w:rPr>
            <w:rFonts w:asciiTheme="majorHAnsi" w:hAnsiTheme="majorHAnsi"/>
            <w:bCs/>
          </w:rPr>
          <w:delText xml:space="preserve">Report from the </w:delText>
        </w:r>
        <w:r w:rsidR="006013CC" w:rsidRPr="002C427B" w:rsidDel="00C25A7F">
          <w:rPr>
            <w:rFonts w:asciiTheme="majorHAnsi" w:hAnsiTheme="majorHAnsi"/>
            <w:bCs/>
          </w:rPr>
          <w:delText xml:space="preserve">2012 </w:delText>
        </w:r>
        <w:r w:rsidR="00826C2B" w:rsidRPr="002C427B" w:rsidDel="00C25A7F">
          <w:rPr>
            <w:rFonts w:asciiTheme="majorHAnsi" w:hAnsiTheme="majorHAnsi"/>
            <w:bCs/>
          </w:rPr>
          <w:delText xml:space="preserve">IL </w:delText>
        </w:r>
        <w:r w:rsidRPr="002C427B" w:rsidDel="00C25A7F">
          <w:rPr>
            <w:rFonts w:asciiTheme="majorHAnsi" w:hAnsiTheme="majorHAnsi"/>
            <w:bCs/>
          </w:rPr>
          <w:delText xml:space="preserve">Employment First Summit: </w:delText>
        </w:r>
      </w:del>
      <w:del w:id="346" w:author="David Hoff" w:date="2016-04-12T17:50:00Z">
        <w:r w:rsidR="00A32081" w:rsidRPr="002C427B" w:rsidDel="003B7869">
          <w:rPr>
            <w:rFonts w:asciiTheme="majorHAnsi" w:hAnsiTheme="majorHAnsi"/>
            <w:rPrChange w:id="347" w:author="David Hoff" w:date="2016-04-13T08:36:00Z">
              <w:rPr>
                <w:rStyle w:val="Hyperlink"/>
                <w:rFonts w:asciiTheme="majorHAnsi" w:hAnsiTheme="majorHAnsi"/>
                <w:bCs/>
              </w:rPr>
            </w:rPrChange>
          </w:rPr>
          <w:fldChar w:fldCharType="begin"/>
        </w:r>
        <w:r w:rsidR="00A32081" w:rsidRPr="002C427B" w:rsidDel="003B7869">
          <w:rPr>
            <w:rFonts w:asciiTheme="majorHAnsi" w:hAnsiTheme="majorHAnsi"/>
            <w:rPrChange w:id="348" w:author="David Hoff" w:date="2016-04-13T08:36:00Z">
              <w:rPr/>
            </w:rPrChange>
          </w:rPr>
          <w:delInstrText xml:space="preserve"> HYPERLINK "http://www.state.il.us/agency/icdd/pdf/Illinois%20Employment%20First%20Summit%20Report%205-11-12.pdf" </w:delInstrText>
        </w:r>
        <w:r w:rsidR="00A32081" w:rsidRPr="002C427B" w:rsidDel="003B7869">
          <w:rPr>
            <w:rFonts w:asciiTheme="majorHAnsi" w:hAnsiTheme="majorHAnsi"/>
            <w:rPrChange w:id="349" w:author="David Hoff" w:date="2016-04-13T08:36:00Z">
              <w:rPr>
                <w:rStyle w:val="Hyperlink"/>
                <w:rFonts w:asciiTheme="majorHAnsi" w:hAnsiTheme="majorHAnsi"/>
                <w:bCs/>
              </w:rPr>
            </w:rPrChange>
          </w:rPr>
          <w:fldChar w:fldCharType="separate"/>
        </w:r>
        <w:r w:rsidR="00CA7D86" w:rsidRPr="002C427B" w:rsidDel="003B7869">
          <w:rPr>
            <w:rStyle w:val="Hyperlink"/>
            <w:rFonts w:asciiTheme="majorHAnsi" w:hAnsiTheme="majorHAnsi"/>
            <w:bCs/>
          </w:rPr>
          <w:delText>www.state.il.us/agency/icdd/pdf/Illinois%20Employment%20First%20Summit%20Report%205-11-12.pdf</w:delText>
        </w:r>
        <w:r w:rsidR="00A32081" w:rsidRPr="002C427B" w:rsidDel="003B7869">
          <w:rPr>
            <w:rStyle w:val="Hyperlink"/>
            <w:rFonts w:asciiTheme="majorHAnsi" w:hAnsiTheme="majorHAnsi"/>
            <w:bCs/>
            <w:rPrChange w:id="350" w:author="David Hoff" w:date="2016-04-13T08:36:00Z">
              <w:rPr>
                <w:rStyle w:val="Hyperlink"/>
                <w:rFonts w:asciiTheme="majorHAnsi" w:hAnsiTheme="majorHAnsi"/>
                <w:bCs/>
              </w:rPr>
            </w:rPrChange>
          </w:rPr>
          <w:fldChar w:fldCharType="end"/>
        </w:r>
        <w:r w:rsidR="00CA7D86" w:rsidRPr="002C427B" w:rsidDel="003B7869">
          <w:rPr>
            <w:rFonts w:asciiTheme="majorHAnsi" w:hAnsiTheme="majorHAnsi"/>
            <w:bCs/>
          </w:rPr>
          <w:delText xml:space="preserve"> </w:delText>
        </w:r>
      </w:del>
    </w:p>
    <w:p w14:paraId="12223AFD" w14:textId="77777777" w:rsidR="0077191F" w:rsidRPr="00476A56" w:rsidRDefault="0077191F" w:rsidP="0077191F">
      <w:pPr>
        <w:rPr>
          <w:rFonts w:asciiTheme="majorHAnsi" w:hAnsiTheme="majorHAnsi"/>
        </w:rPr>
      </w:pPr>
    </w:p>
    <w:p w14:paraId="463DBBE6" w14:textId="77777777" w:rsidR="001F346B" w:rsidRPr="002C427B" w:rsidRDefault="001F346B" w:rsidP="0077191F">
      <w:pPr>
        <w:rPr>
          <w:rFonts w:asciiTheme="majorHAnsi" w:hAnsiTheme="majorHAnsi"/>
          <w:b/>
        </w:rPr>
      </w:pPr>
      <w:r w:rsidRPr="002C427B">
        <w:rPr>
          <w:rFonts w:asciiTheme="majorHAnsi" w:hAnsiTheme="majorHAnsi"/>
          <w:b/>
        </w:rPr>
        <w:t>Indiana</w:t>
      </w:r>
    </w:p>
    <w:p w14:paraId="6E079485" w14:textId="22D7553D" w:rsidR="00C0512D" w:rsidRPr="002C427B" w:rsidRDefault="00C0512D" w:rsidP="0090411F">
      <w:pPr>
        <w:pStyle w:val="ListParagraph"/>
        <w:numPr>
          <w:ilvl w:val="0"/>
          <w:numId w:val="13"/>
        </w:numPr>
        <w:rPr>
          <w:ins w:id="351" w:author="David Hoff" w:date="2016-04-12T18:00:00Z"/>
          <w:rFonts w:asciiTheme="majorHAnsi" w:hAnsiTheme="majorHAnsi"/>
          <w:i/>
          <w:rPrChange w:id="352" w:author="David Hoff" w:date="2016-04-13T08:36:00Z">
            <w:rPr>
              <w:ins w:id="353" w:author="David Hoff" w:date="2016-04-12T18:00:00Z"/>
              <w:rFonts w:asciiTheme="majorHAnsi" w:hAnsiTheme="majorHAnsi"/>
            </w:rPr>
          </w:rPrChange>
        </w:rPr>
      </w:pPr>
      <w:ins w:id="354" w:author="David Hoff" w:date="2016-04-12T18:00:00Z">
        <w:r w:rsidRPr="002C427B">
          <w:rPr>
            <w:rFonts w:asciiTheme="majorHAnsi" w:hAnsiTheme="majorHAnsi"/>
          </w:rPr>
          <w:t xml:space="preserve">IN Employment First Bill (proposed): </w:t>
        </w:r>
      </w:ins>
      <w:ins w:id="355" w:author="David Hoff" w:date="2016-04-12T18:01:00Z">
        <w:r w:rsidRPr="002C427B">
          <w:rPr>
            <w:rFonts w:asciiTheme="majorHAnsi" w:hAnsiTheme="majorHAnsi"/>
          </w:rPr>
          <w:t>Employment First Legislation, SB</w:t>
        </w:r>
      </w:ins>
      <w:ins w:id="356" w:author="David Hoff" w:date="2016-04-12T18:02:00Z">
        <w:r w:rsidRPr="002C427B">
          <w:rPr>
            <w:rFonts w:asciiTheme="majorHAnsi" w:hAnsiTheme="majorHAnsi"/>
          </w:rPr>
          <w:t xml:space="preserve"> 278, </w:t>
        </w:r>
      </w:ins>
      <w:ins w:id="357" w:author="David Hoff" w:date="2016-04-12T18:04:00Z">
        <w:r w:rsidR="00A8774A" w:rsidRPr="002C427B">
          <w:rPr>
            <w:rFonts w:asciiTheme="majorHAnsi" w:hAnsiTheme="majorHAnsi"/>
          </w:rPr>
          <w:t>proposed in</w:t>
        </w:r>
      </w:ins>
      <w:ins w:id="358" w:author="David Hoff" w:date="2016-04-12T18:02:00Z">
        <w:r w:rsidRPr="002C427B">
          <w:rPr>
            <w:rFonts w:asciiTheme="majorHAnsi" w:hAnsiTheme="majorHAnsi"/>
          </w:rPr>
          <w:t xml:space="preserve"> 2016 - </w:t>
        </w:r>
      </w:ins>
      <w:ins w:id="359" w:author="David Hoff" w:date="2016-04-12T18:03:00Z">
        <w:r w:rsidRPr="00C30C95">
          <w:rPr>
            <w:rFonts w:asciiTheme="majorHAnsi" w:hAnsiTheme="majorHAnsi"/>
          </w:rPr>
          <w:fldChar w:fldCharType="begin"/>
        </w:r>
        <w:r w:rsidRPr="002C427B">
          <w:rPr>
            <w:rFonts w:asciiTheme="majorHAnsi" w:hAnsiTheme="majorHAnsi"/>
          </w:rPr>
          <w:instrText xml:space="preserve"> HYPERLINK "https://iga.in.gov/legislative/2016/bills/senate/278#document-40bf4f61" </w:instrText>
        </w:r>
        <w:r w:rsidRPr="002C427B">
          <w:rPr>
            <w:rFonts w:asciiTheme="majorHAnsi" w:hAnsiTheme="majorHAnsi"/>
            <w:rPrChange w:id="360" w:author="David Hoff" w:date="2016-04-13T08:36:00Z">
              <w:rPr>
                <w:rFonts w:asciiTheme="majorHAnsi" w:hAnsiTheme="majorHAnsi"/>
              </w:rPr>
            </w:rPrChange>
          </w:rPr>
          <w:fldChar w:fldCharType="separate"/>
        </w:r>
        <w:r w:rsidRPr="002C427B">
          <w:rPr>
            <w:rStyle w:val="Hyperlink"/>
            <w:rFonts w:asciiTheme="majorHAnsi" w:hAnsiTheme="majorHAnsi"/>
          </w:rPr>
          <w:t>https://iga.in.gov/legislative/2016/bills/senate/278#document-40bf4f61</w:t>
        </w:r>
        <w:r w:rsidRPr="00C30C95">
          <w:rPr>
            <w:rFonts w:asciiTheme="majorHAnsi" w:hAnsiTheme="majorHAnsi"/>
          </w:rPr>
          <w:fldChar w:fldCharType="end"/>
        </w:r>
        <w:r w:rsidRPr="002C427B">
          <w:rPr>
            <w:rFonts w:asciiTheme="majorHAnsi" w:hAnsiTheme="majorHAnsi"/>
          </w:rPr>
          <w:t xml:space="preserve"> </w:t>
        </w:r>
      </w:ins>
    </w:p>
    <w:p w14:paraId="495E450A" w14:textId="43562AA1" w:rsidR="004B13ED" w:rsidRPr="002C427B" w:rsidRDefault="004B13ED" w:rsidP="0090411F">
      <w:pPr>
        <w:pStyle w:val="ListParagraph"/>
        <w:numPr>
          <w:ilvl w:val="0"/>
          <w:numId w:val="13"/>
        </w:numPr>
        <w:rPr>
          <w:rFonts w:asciiTheme="majorHAnsi" w:hAnsiTheme="majorHAnsi"/>
          <w:i/>
        </w:rPr>
      </w:pPr>
      <w:r w:rsidRPr="002C427B">
        <w:rPr>
          <w:rFonts w:asciiTheme="majorHAnsi" w:hAnsiTheme="majorHAnsi"/>
        </w:rPr>
        <w:t>IN APSE Employment First Statement: Statement from Indiana APSE advocating for Employment First</w:t>
      </w:r>
      <w:ins w:id="361" w:author="David Hoff" w:date="2016-04-13T08:11:00Z">
        <w:r w:rsidR="00C25A7F" w:rsidRPr="0006677D">
          <w:rPr>
            <w:rFonts w:asciiTheme="majorHAnsi" w:hAnsiTheme="majorHAnsi"/>
          </w:rPr>
          <w:t xml:space="preserve"> – originally issued in 2010, revised in 2013</w:t>
        </w:r>
      </w:ins>
      <w:r w:rsidR="006013CC" w:rsidRPr="00476A56">
        <w:rPr>
          <w:rFonts w:asciiTheme="majorHAnsi" w:hAnsiTheme="majorHAnsi"/>
        </w:rPr>
        <w:t>:</w:t>
      </w:r>
      <w:r w:rsidRPr="00476A56">
        <w:rPr>
          <w:rFonts w:asciiTheme="majorHAnsi" w:hAnsiTheme="majorHAnsi"/>
        </w:rPr>
        <w:t xml:space="preserve"> </w:t>
      </w:r>
      <w:r w:rsidR="003B031C" w:rsidRPr="002C427B">
        <w:rPr>
          <w:rFonts w:asciiTheme="majorHAnsi" w:hAnsiTheme="majorHAnsi"/>
          <w:rPrChange w:id="362" w:author="David Hoff" w:date="2016-04-13T08:36:00Z">
            <w:rPr>
              <w:rStyle w:val="Hyperlink"/>
              <w:rFonts w:asciiTheme="majorHAnsi" w:hAnsiTheme="majorHAnsi"/>
            </w:rPr>
          </w:rPrChange>
        </w:rPr>
        <w:fldChar w:fldCharType="begin"/>
      </w:r>
      <w:r w:rsidR="003B031C" w:rsidRPr="002C427B">
        <w:rPr>
          <w:rFonts w:asciiTheme="majorHAnsi" w:hAnsiTheme="majorHAnsi"/>
          <w:rPrChange w:id="363" w:author="David Hoff" w:date="2016-04-13T08:36:00Z">
            <w:rPr/>
          </w:rPrChange>
        </w:rPr>
        <w:instrText xml:space="preserve"> HYPERLINK "http://www.inapse.org/styles/inapse/defiles/Employment-First-Statement-%203_27_13.pdf" </w:instrText>
      </w:r>
      <w:r w:rsidR="003B031C" w:rsidRPr="002C427B">
        <w:rPr>
          <w:rFonts w:asciiTheme="majorHAnsi" w:hAnsiTheme="majorHAnsi"/>
          <w:rPrChange w:id="364" w:author="David Hoff" w:date="2016-04-13T08:36:00Z">
            <w:rPr>
              <w:rStyle w:val="Hyperlink"/>
              <w:rFonts w:asciiTheme="majorHAnsi" w:hAnsiTheme="majorHAnsi"/>
            </w:rPr>
          </w:rPrChange>
        </w:rPr>
        <w:fldChar w:fldCharType="separate"/>
      </w:r>
      <w:r w:rsidR="00264D08" w:rsidRPr="002C427B">
        <w:rPr>
          <w:rStyle w:val="Hyperlink"/>
          <w:rFonts w:asciiTheme="majorHAnsi" w:hAnsiTheme="majorHAnsi"/>
        </w:rPr>
        <w:t>www.inapse.org/styles/inapse/defiles/Employment-First-Statement-%203_27_13.pdf</w:t>
      </w:r>
      <w:r w:rsidR="003B031C" w:rsidRPr="002C427B">
        <w:rPr>
          <w:rStyle w:val="Hyperlink"/>
          <w:rFonts w:asciiTheme="majorHAnsi" w:hAnsiTheme="majorHAnsi"/>
          <w:rPrChange w:id="365"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408B6C58" w14:textId="77777777" w:rsidR="00826C2B" w:rsidRPr="002C427B" w:rsidRDefault="00826C2B" w:rsidP="0090411F">
      <w:pPr>
        <w:pStyle w:val="ListParagraph"/>
        <w:numPr>
          <w:ilvl w:val="0"/>
          <w:numId w:val="13"/>
        </w:numPr>
        <w:rPr>
          <w:rFonts w:asciiTheme="majorHAnsi" w:hAnsiTheme="majorHAnsi"/>
          <w:i/>
        </w:rPr>
      </w:pPr>
      <w:r w:rsidRPr="002C427B">
        <w:rPr>
          <w:rFonts w:asciiTheme="majorHAnsi" w:hAnsiTheme="majorHAnsi"/>
        </w:rPr>
        <w:t>IN APSE Employment First 2009 Follow-u</w:t>
      </w:r>
      <w:r w:rsidR="001F346B" w:rsidRPr="002C427B">
        <w:rPr>
          <w:rFonts w:asciiTheme="majorHAnsi" w:hAnsiTheme="majorHAnsi"/>
        </w:rPr>
        <w:t>p: Summary of follow-up items from 2005 Indiana Employment First Summit</w:t>
      </w:r>
      <w:r w:rsidR="006013CC" w:rsidRPr="002C427B">
        <w:rPr>
          <w:rFonts w:asciiTheme="majorHAnsi" w:hAnsiTheme="majorHAnsi"/>
        </w:rPr>
        <w:t>:</w:t>
      </w:r>
      <w:r w:rsidR="001F346B" w:rsidRPr="002C427B">
        <w:rPr>
          <w:rFonts w:asciiTheme="majorHAnsi" w:hAnsiTheme="majorHAnsi"/>
        </w:rPr>
        <w:t xml:space="preserve"> </w:t>
      </w:r>
      <w:r w:rsidR="003B031C" w:rsidRPr="002C427B">
        <w:rPr>
          <w:rFonts w:asciiTheme="majorHAnsi" w:hAnsiTheme="majorHAnsi"/>
          <w:rPrChange w:id="366" w:author="David Hoff" w:date="2016-04-13T08:36:00Z">
            <w:rPr>
              <w:rStyle w:val="Hyperlink"/>
              <w:rFonts w:asciiTheme="majorHAnsi" w:hAnsiTheme="majorHAnsi"/>
            </w:rPr>
          </w:rPrChange>
        </w:rPr>
        <w:fldChar w:fldCharType="begin"/>
      </w:r>
      <w:r w:rsidR="003B031C" w:rsidRPr="002C427B">
        <w:rPr>
          <w:rFonts w:asciiTheme="majorHAnsi" w:hAnsiTheme="majorHAnsi"/>
          <w:rPrChange w:id="367" w:author="David Hoff" w:date="2016-04-13T08:36:00Z">
            <w:rPr/>
          </w:rPrChange>
        </w:rPr>
        <w:instrText xml:space="preserve"> HYPERLINK "http://www.inapse.org/styles/inapse/defiles/summit%20update%2012-15-09.pdf" </w:instrText>
      </w:r>
      <w:r w:rsidR="003B031C" w:rsidRPr="002C427B">
        <w:rPr>
          <w:rFonts w:asciiTheme="majorHAnsi" w:hAnsiTheme="majorHAnsi"/>
          <w:rPrChange w:id="368" w:author="David Hoff" w:date="2016-04-13T08:36:00Z">
            <w:rPr>
              <w:rStyle w:val="Hyperlink"/>
              <w:rFonts w:asciiTheme="majorHAnsi" w:hAnsiTheme="majorHAnsi"/>
            </w:rPr>
          </w:rPrChange>
        </w:rPr>
        <w:fldChar w:fldCharType="separate"/>
      </w:r>
      <w:r w:rsidR="001F346B" w:rsidRPr="002C427B">
        <w:rPr>
          <w:rStyle w:val="Hyperlink"/>
          <w:rFonts w:asciiTheme="majorHAnsi" w:hAnsiTheme="majorHAnsi"/>
        </w:rPr>
        <w:t>www.inapse.org/styles/inapse/defiles/summit%20update%2012-15-09.pdf</w:t>
      </w:r>
      <w:r w:rsidR="003B031C" w:rsidRPr="002C427B">
        <w:rPr>
          <w:rStyle w:val="Hyperlink"/>
          <w:rFonts w:asciiTheme="majorHAnsi" w:hAnsiTheme="majorHAnsi"/>
          <w:rPrChange w:id="369" w:author="David Hoff" w:date="2016-04-13T08:36:00Z">
            <w:rPr>
              <w:rStyle w:val="Hyperlink"/>
              <w:rFonts w:asciiTheme="majorHAnsi" w:hAnsiTheme="majorHAnsi"/>
            </w:rPr>
          </w:rPrChange>
        </w:rPr>
        <w:fldChar w:fldCharType="end"/>
      </w:r>
    </w:p>
    <w:p w14:paraId="3FC85265" w14:textId="77777777" w:rsidR="004B13ED" w:rsidRPr="002C427B" w:rsidRDefault="001F346B" w:rsidP="0090411F">
      <w:pPr>
        <w:pStyle w:val="ListParagraph"/>
        <w:numPr>
          <w:ilvl w:val="0"/>
          <w:numId w:val="13"/>
        </w:numPr>
        <w:rPr>
          <w:rFonts w:asciiTheme="majorHAnsi" w:hAnsiTheme="majorHAnsi"/>
          <w:i/>
        </w:rPr>
      </w:pPr>
      <w:r w:rsidRPr="002C427B">
        <w:rPr>
          <w:rFonts w:asciiTheme="majorHAnsi" w:hAnsiTheme="majorHAnsi"/>
        </w:rPr>
        <w:t>IN Employment First Fact Sheet: Fact sheet summarizing 2005 Indiana Employment First Summit</w:t>
      </w:r>
      <w:r w:rsidR="006013C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370" w:author="David Hoff" w:date="2016-04-13T08:36:00Z">
            <w:rPr>
              <w:rStyle w:val="Hyperlink"/>
              <w:rFonts w:asciiTheme="majorHAnsi" w:hAnsiTheme="majorHAnsi"/>
            </w:rPr>
          </w:rPrChange>
        </w:rPr>
        <w:fldChar w:fldCharType="begin"/>
      </w:r>
      <w:r w:rsidR="003B031C" w:rsidRPr="002C427B">
        <w:rPr>
          <w:rFonts w:asciiTheme="majorHAnsi" w:hAnsiTheme="majorHAnsi"/>
          <w:rPrChange w:id="371" w:author="David Hoff" w:date="2016-04-13T08:36:00Z">
            <w:rPr/>
          </w:rPrChange>
        </w:rPr>
        <w:instrText xml:space="preserve"> HYPERLINK "http://www.apse.org/docs/IN_APSE_empl_first_fact_sheet.pdf" </w:instrText>
      </w:r>
      <w:r w:rsidR="003B031C" w:rsidRPr="002C427B">
        <w:rPr>
          <w:rFonts w:asciiTheme="majorHAnsi" w:hAnsiTheme="majorHAnsi"/>
          <w:rPrChange w:id="37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www.apse.org/docs/IN_APSE_empl_first_fact_sheet.pdf</w:t>
      </w:r>
      <w:r w:rsidR="003B031C" w:rsidRPr="002C427B">
        <w:rPr>
          <w:rStyle w:val="Hyperlink"/>
          <w:rFonts w:asciiTheme="majorHAnsi" w:hAnsiTheme="majorHAnsi"/>
          <w:rPrChange w:id="373" w:author="David Hoff" w:date="2016-04-13T08:36:00Z">
            <w:rPr>
              <w:rStyle w:val="Hyperlink"/>
              <w:rFonts w:asciiTheme="majorHAnsi" w:hAnsiTheme="majorHAnsi"/>
            </w:rPr>
          </w:rPrChange>
        </w:rPr>
        <w:fldChar w:fldCharType="end"/>
      </w:r>
    </w:p>
    <w:p w14:paraId="030DD226" w14:textId="77777777" w:rsidR="0077191F" w:rsidRPr="002C427B" w:rsidRDefault="0077191F" w:rsidP="0077191F">
      <w:pPr>
        <w:rPr>
          <w:rFonts w:asciiTheme="majorHAnsi" w:hAnsiTheme="majorHAnsi"/>
        </w:rPr>
      </w:pPr>
    </w:p>
    <w:p w14:paraId="4443AD08" w14:textId="77777777" w:rsidR="001F346B" w:rsidRPr="002C427B" w:rsidRDefault="0077191F" w:rsidP="0077191F">
      <w:pPr>
        <w:rPr>
          <w:rFonts w:asciiTheme="majorHAnsi" w:hAnsiTheme="majorHAnsi"/>
          <w:b/>
        </w:rPr>
      </w:pPr>
      <w:r w:rsidRPr="002C427B">
        <w:rPr>
          <w:rFonts w:asciiTheme="majorHAnsi" w:hAnsiTheme="majorHAnsi"/>
          <w:b/>
        </w:rPr>
        <w:t>Iowa</w:t>
      </w:r>
    </w:p>
    <w:p w14:paraId="7351F2B5" w14:textId="77777777" w:rsidR="008722EE" w:rsidRPr="002C427B" w:rsidRDefault="008722EE" w:rsidP="0090411F">
      <w:pPr>
        <w:pStyle w:val="ListParagraph"/>
        <w:numPr>
          <w:ilvl w:val="0"/>
          <w:numId w:val="14"/>
        </w:numPr>
        <w:rPr>
          <w:rFonts w:asciiTheme="majorHAnsi" w:hAnsiTheme="majorHAnsi"/>
          <w:i/>
        </w:rPr>
      </w:pPr>
      <w:r w:rsidRPr="002C427B">
        <w:rPr>
          <w:rFonts w:asciiTheme="majorHAnsi" w:hAnsiTheme="majorHAnsi"/>
        </w:rPr>
        <w:t>IA DHS Employment Vision: Statement on Iowa Department of Human Services website in support of Employment First</w:t>
      </w:r>
      <w:r w:rsidR="00BE7C1A"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374" w:author="David Hoff" w:date="2016-04-13T08:36:00Z">
            <w:rPr>
              <w:rStyle w:val="Hyperlink"/>
              <w:rFonts w:asciiTheme="majorHAnsi" w:hAnsiTheme="majorHAnsi"/>
            </w:rPr>
          </w:rPrChange>
        </w:rPr>
        <w:fldChar w:fldCharType="begin"/>
      </w:r>
      <w:r w:rsidR="003B031C" w:rsidRPr="002C427B">
        <w:rPr>
          <w:rFonts w:asciiTheme="majorHAnsi" w:hAnsiTheme="majorHAnsi"/>
          <w:rPrChange w:id="375" w:author="David Hoff" w:date="2016-04-13T08:36:00Z">
            <w:rPr/>
          </w:rPrChange>
        </w:rPr>
        <w:instrText xml:space="preserve"> HYPERLINK "http://dhs.iowa.gov/mhds/disability-services/employment" </w:instrText>
      </w:r>
      <w:r w:rsidR="003B031C" w:rsidRPr="002C427B">
        <w:rPr>
          <w:rFonts w:asciiTheme="majorHAnsi" w:hAnsiTheme="majorHAnsi"/>
          <w:rPrChange w:id="376" w:author="David Hoff" w:date="2016-04-13T08:36:00Z">
            <w:rPr>
              <w:rStyle w:val="Hyperlink"/>
              <w:rFonts w:asciiTheme="majorHAnsi" w:hAnsiTheme="majorHAnsi"/>
            </w:rPr>
          </w:rPrChange>
        </w:rPr>
        <w:fldChar w:fldCharType="separate"/>
      </w:r>
      <w:r w:rsidR="00CA7D86" w:rsidRPr="002C427B">
        <w:rPr>
          <w:rStyle w:val="Hyperlink"/>
          <w:rFonts w:asciiTheme="majorHAnsi" w:hAnsiTheme="majorHAnsi"/>
        </w:rPr>
        <w:t>http://dhs.iowa.gov/mhds/disability-services/employment</w:t>
      </w:r>
      <w:r w:rsidR="003B031C" w:rsidRPr="002C427B">
        <w:rPr>
          <w:rStyle w:val="Hyperlink"/>
          <w:rFonts w:asciiTheme="majorHAnsi" w:hAnsiTheme="majorHAnsi"/>
          <w:rPrChange w:id="377" w:author="David Hoff" w:date="2016-04-13T08:36:00Z">
            <w:rPr>
              <w:rStyle w:val="Hyperlink"/>
              <w:rFonts w:asciiTheme="majorHAnsi" w:hAnsiTheme="majorHAnsi"/>
            </w:rPr>
          </w:rPrChange>
        </w:rPr>
        <w:fldChar w:fldCharType="end"/>
      </w:r>
      <w:r w:rsidR="00CA7D86" w:rsidRPr="002C427B">
        <w:rPr>
          <w:rFonts w:asciiTheme="majorHAnsi" w:hAnsiTheme="majorHAnsi"/>
        </w:rPr>
        <w:t xml:space="preserve"> </w:t>
      </w:r>
    </w:p>
    <w:p w14:paraId="29D902B1" w14:textId="77777777" w:rsidR="001F346B" w:rsidRPr="002C427B" w:rsidRDefault="00826C2B" w:rsidP="0090411F">
      <w:pPr>
        <w:pStyle w:val="ListParagraph"/>
        <w:numPr>
          <w:ilvl w:val="0"/>
          <w:numId w:val="14"/>
        </w:numPr>
        <w:rPr>
          <w:ins w:id="378" w:author="David Hoff" w:date="2016-04-12T18:14:00Z"/>
          <w:rFonts w:asciiTheme="majorHAnsi" w:hAnsiTheme="majorHAnsi"/>
          <w:i/>
          <w:rPrChange w:id="379" w:author="David Hoff" w:date="2016-04-13T08:36:00Z">
            <w:rPr>
              <w:ins w:id="380" w:author="David Hoff" w:date="2016-04-12T18:14:00Z"/>
              <w:rFonts w:asciiTheme="majorHAnsi" w:hAnsiTheme="majorHAnsi"/>
            </w:rPr>
          </w:rPrChange>
        </w:rPr>
      </w:pPr>
      <w:r w:rsidRPr="002C427B">
        <w:rPr>
          <w:rFonts w:asciiTheme="majorHAnsi" w:hAnsiTheme="majorHAnsi"/>
        </w:rPr>
        <w:t>IA</w:t>
      </w:r>
      <w:r w:rsidR="001F346B" w:rsidRPr="002C427B">
        <w:rPr>
          <w:rFonts w:asciiTheme="majorHAnsi" w:hAnsiTheme="majorHAnsi"/>
        </w:rPr>
        <w:t xml:space="preserve"> Employment First Initiative: A Call for Change of Historical Proportion: Fall 2009 white paper outlining vision for an Empl</w:t>
      </w:r>
      <w:r w:rsidR="00F01761" w:rsidRPr="002C427B">
        <w:rPr>
          <w:rFonts w:asciiTheme="majorHAnsi" w:hAnsiTheme="majorHAnsi"/>
        </w:rPr>
        <w:t>oyment First initiative in Iowa</w:t>
      </w:r>
      <w:r w:rsidR="00BE7C1A" w:rsidRPr="002C427B">
        <w:rPr>
          <w:rFonts w:asciiTheme="majorHAnsi" w:hAnsiTheme="majorHAnsi"/>
        </w:rPr>
        <w:t>:</w:t>
      </w:r>
      <w:r w:rsidR="00F01761" w:rsidRPr="002C427B">
        <w:rPr>
          <w:rFonts w:asciiTheme="majorHAnsi" w:hAnsiTheme="majorHAnsi"/>
        </w:rPr>
        <w:t xml:space="preserve"> </w:t>
      </w:r>
      <w:r w:rsidR="003B031C" w:rsidRPr="002C427B">
        <w:rPr>
          <w:rFonts w:asciiTheme="majorHAnsi" w:hAnsiTheme="majorHAnsi"/>
          <w:rPrChange w:id="381" w:author="David Hoff" w:date="2016-04-13T08:36:00Z">
            <w:rPr>
              <w:rStyle w:val="Hyperlink"/>
              <w:rFonts w:asciiTheme="majorHAnsi" w:hAnsiTheme="majorHAnsi"/>
            </w:rPr>
          </w:rPrChange>
        </w:rPr>
        <w:fldChar w:fldCharType="begin"/>
      </w:r>
      <w:r w:rsidR="003B031C" w:rsidRPr="002C427B">
        <w:rPr>
          <w:rFonts w:asciiTheme="majorHAnsi" w:hAnsiTheme="majorHAnsi"/>
          <w:rPrChange w:id="382" w:author="David Hoff" w:date="2016-04-13T08:36:00Z">
            <w:rPr/>
          </w:rPrChange>
        </w:rPr>
        <w:instrText xml:space="preserve"> HYPERLINK "http://www.iowa-apse.org/agendas/whitepaper.pdf" </w:instrText>
      </w:r>
      <w:r w:rsidR="003B031C" w:rsidRPr="002C427B">
        <w:rPr>
          <w:rFonts w:asciiTheme="majorHAnsi" w:hAnsiTheme="majorHAnsi"/>
          <w:rPrChange w:id="383" w:author="David Hoff" w:date="2016-04-13T08:36:00Z">
            <w:rPr>
              <w:rStyle w:val="Hyperlink"/>
              <w:rFonts w:asciiTheme="majorHAnsi" w:hAnsiTheme="majorHAnsi"/>
            </w:rPr>
          </w:rPrChange>
        </w:rPr>
        <w:fldChar w:fldCharType="separate"/>
      </w:r>
      <w:r w:rsidR="0060483F" w:rsidRPr="002C427B">
        <w:rPr>
          <w:rStyle w:val="Hyperlink"/>
          <w:rFonts w:asciiTheme="majorHAnsi" w:hAnsiTheme="majorHAnsi"/>
        </w:rPr>
        <w:t>www.iowa-apse.org/agendas/whitepaper.pdf</w:t>
      </w:r>
      <w:r w:rsidR="003B031C" w:rsidRPr="002C427B">
        <w:rPr>
          <w:rStyle w:val="Hyperlink"/>
          <w:rFonts w:asciiTheme="majorHAnsi" w:hAnsiTheme="majorHAnsi"/>
          <w:rPrChange w:id="384" w:author="David Hoff" w:date="2016-04-13T08:36:00Z">
            <w:rPr>
              <w:rStyle w:val="Hyperlink"/>
              <w:rFonts w:asciiTheme="majorHAnsi" w:hAnsiTheme="majorHAnsi"/>
            </w:rPr>
          </w:rPrChange>
        </w:rPr>
        <w:fldChar w:fldCharType="end"/>
      </w:r>
      <w:r w:rsidR="0060483F" w:rsidRPr="002C427B">
        <w:rPr>
          <w:rFonts w:asciiTheme="majorHAnsi" w:hAnsiTheme="majorHAnsi"/>
        </w:rPr>
        <w:t xml:space="preserve"> </w:t>
      </w:r>
    </w:p>
    <w:p w14:paraId="28F84D55" w14:textId="70328EDF" w:rsidR="000E46FB" w:rsidRPr="002C427B" w:rsidRDefault="000E46FB" w:rsidP="0090411F">
      <w:pPr>
        <w:pStyle w:val="ListParagraph"/>
        <w:numPr>
          <w:ilvl w:val="0"/>
          <w:numId w:val="14"/>
        </w:numPr>
        <w:rPr>
          <w:rFonts w:asciiTheme="majorHAnsi" w:hAnsiTheme="majorHAnsi"/>
          <w:i/>
        </w:rPr>
      </w:pPr>
      <w:ins w:id="385" w:author="David Hoff" w:date="2016-04-12T18:14:00Z">
        <w:r w:rsidRPr="002C427B">
          <w:rPr>
            <w:rFonts w:asciiTheme="majorHAnsi" w:hAnsiTheme="majorHAnsi"/>
          </w:rPr>
          <w:t xml:space="preserve">IA </w:t>
        </w:r>
      </w:ins>
      <w:ins w:id="386" w:author="David Hoff" w:date="2016-04-12T18:15:00Z">
        <w:r w:rsidRPr="0006677D">
          <w:rPr>
            <w:rFonts w:asciiTheme="majorHAnsi" w:hAnsiTheme="majorHAnsi"/>
          </w:rPr>
          <w:t>Employment First Statement of Findings:</w:t>
        </w:r>
        <w:r w:rsidRPr="00476A56">
          <w:rPr>
            <w:rFonts w:asciiTheme="majorHAnsi" w:hAnsiTheme="majorHAnsi"/>
            <w:i/>
          </w:rPr>
          <w:t xml:space="preserve"> </w:t>
        </w:r>
        <w:r w:rsidRPr="00476A56">
          <w:rPr>
            <w:rFonts w:asciiTheme="majorHAnsi" w:hAnsiTheme="majorHAnsi"/>
          </w:rPr>
          <w:t xml:space="preserve">2011 Iowa Employment First Initiative Statement of Findings: </w:t>
        </w:r>
      </w:ins>
      <w:ins w:id="387" w:author="David Hoff" w:date="2016-04-12T18:16:00Z">
        <w:r w:rsidRPr="002C427B">
          <w:rPr>
            <w:rFonts w:asciiTheme="majorHAnsi" w:hAnsiTheme="majorHAnsi"/>
          </w:rPr>
          <w:t>www.iowa-apse.org/summit/findings2.pdf</w:t>
        </w:r>
      </w:ins>
    </w:p>
    <w:p w14:paraId="0548FA60" w14:textId="253A4800" w:rsidR="00B005D7" w:rsidRPr="002C427B" w:rsidDel="00A8774A" w:rsidRDefault="00700002" w:rsidP="0077191F">
      <w:pPr>
        <w:pStyle w:val="ListParagraph"/>
        <w:numPr>
          <w:ilvl w:val="0"/>
          <w:numId w:val="14"/>
        </w:numPr>
        <w:rPr>
          <w:del w:id="388" w:author="David Hoff" w:date="2016-04-12T18:08:00Z"/>
          <w:rFonts w:asciiTheme="majorHAnsi" w:hAnsiTheme="majorHAnsi"/>
        </w:rPr>
      </w:pPr>
      <w:r w:rsidRPr="002C427B">
        <w:rPr>
          <w:rFonts w:asciiTheme="majorHAnsi" w:hAnsiTheme="majorHAnsi"/>
          <w:bCs/>
        </w:rPr>
        <w:t>I</w:t>
      </w:r>
      <w:ins w:id="389" w:author="David Hoff" w:date="2016-04-12T18:14:00Z">
        <w:r w:rsidR="000E46FB" w:rsidRPr="002C427B">
          <w:rPr>
            <w:rFonts w:asciiTheme="majorHAnsi" w:hAnsiTheme="majorHAnsi"/>
            <w:bCs/>
          </w:rPr>
          <w:t>A</w:t>
        </w:r>
      </w:ins>
      <w:del w:id="390" w:author="David Hoff" w:date="2016-04-12T18:14:00Z">
        <w:r w:rsidRPr="002C427B" w:rsidDel="000E46FB">
          <w:rPr>
            <w:rFonts w:asciiTheme="majorHAnsi" w:hAnsiTheme="majorHAnsi"/>
            <w:bCs/>
          </w:rPr>
          <w:delText>owa’s</w:delText>
        </w:r>
      </w:del>
      <w:r w:rsidRPr="002C427B">
        <w:rPr>
          <w:rFonts w:asciiTheme="majorHAnsi" w:hAnsiTheme="majorHAnsi"/>
          <w:bCs/>
        </w:rPr>
        <w:t xml:space="preserve"> Employment First Initiative</w:t>
      </w:r>
      <w:ins w:id="391" w:author="David Hoff" w:date="2016-04-12T18:08:00Z">
        <w:r w:rsidR="00A8774A" w:rsidRPr="002C427B">
          <w:rPr>
            <w:rFonts w:asciiTheme="majorHAnsi" w:hAnsiTheme="majorHAnsi"/>
            <w:bCs/>
          </w:rPr>
          <w:t>s</w:t>
        </w:r>
        <w:r w:rsidR="00A8774A" w:rsidRPr="002C427B">
          <w:rPr>
            <w:rFonts w:asciiTheme="majorHAnsi" w:hAnsiTheme="majorHAnsi"/>
          </w:rPr>
          <w:t xml:space="preserve">: Summary and links to </w:t>
        </w:r>
      </w:ins>
      <w:ins w:id="392" w:author="David Hoff" w:date="2016-04-12T18:10:00Z">
        <w:r w:rsidR="00EE66B7" w:rsidRPr="002C427B">
          <w:rPr>
            <w:rFonts w:asciiTheme="majorHAnsi" w:hAnsiTheme="majorHAnsi"/>
          </w:rPr>
          <w:t xml:space="preserve">information on </w:t>
        </w:r>
      </w:ins>
      <w:ins w:id="393" w:author="David Hoff" w:date="2016-04-12T18:08:00Z">
        <w:r w:rsidR="00A8774A" w:rsidRPr="002C427B">
          <w:rPr>
            <w:rFonts w:asciiTheme="majorHAnsi" w:hAnsiTheme="majorHAnsi"/>
          </w:rPr>
          <w:t xml:space="preserve">Iowa Employment First efforts: </w:t>
        </w:r>
      </w:ins>
      <w:del w:id="394" w:author="David Hoff" w:date="2016-04-12T18:08:00Z">
        <w:r w:rsidRPr="002C427B" w:rsidDel="00A8774A">
          <w:rPr>
            <w:rFonts w:asciiTheme="majorHAnsi" w:hAnsiTheme="majorHAnsi"/>
          </w:rPr>
          <w:delText> – </w:delText>
        </w:r>
        <w:r w:rsidR="00747070" w:rsidRPr="002C427B" w:rsidDel="00A8774A">
          <w:rPr>
            <w:rFonts w:asciiTheme="majorHAnsi" w:hAnsiTheme="majorHAnsi"/>
          </w:rPr>
          <w:delText>w</w:delText>
        </w:r>
        <w:r w:rsidR="00B01198" w:rsidRPr="002C427B" w:rsidDel="00A8774A">
          <w:rPr>
            <w:rFonts w:asciiTheme="majorHAnsi" w:hAnsiTheme="majorHAnsi"/>
          </w:rPr>
          <w:delText>ebsite</w:delText>
        </w:r>
        <w:r w:rsidRPr="002C427B" w:rsidDel="00A8774A">
          <w:rPr>
            <w:rFonts w:asciiTheme="majorHAnsi" w:hAnsiTheme="majorHAnsi"/>
          </w:rPr>
          <w:delText xml:space="preserve">: </w:delText>
        </w:r>
      </w:del>
      <w:ins w:id="395" w:author="David Hoff" w:date="2016-04-12T18:08:00Z">
        <w:r w:rsidR="00A8774A" w:rsidRPr="002C427B">
          <w:rPr>
            <w:rFonts w:asciiTheme="majorHAnsi" w:hAnsiTheme="majorHAnsi"/>
          </w:rPr>
          <w:t>https://www.uihealthcare.org/ucedd/employment-initiatives/</w:t>
        </w:r>
      </w:ins>
      <w:del w:id="396" w:author="David Hoff" w:date="2016-04-12T18:08:00Z">
        <w:r w:rsidR="00A32081" w:rsidRPr="002C427B" w:rsidDel="00A8774A">
          <w:rPr>
            <w:rFonts w:asciiTheme="majorHAnsi" w:hAnsiTheme="majorHAnsi"/>
            <w:rPrChange w:id="397" w:author="David Hoff" w:date="2016-04-13T08:36:00Z">
              <w:rPr>
                <w:rStyle w:val="Hyperlink"/>
                <w:rFonts w:asciiTheme="majorHAnsi" w:hAnsiTheme="majorHAnsi"/>
              </w:rPr>
            </w:rPrChange>
          </w:rPr>
          <w:fldChar w:fldCharType="begin"/>
        </w:r>
        <w:r w:rsidR="00A32081" w:rsidRPr="002C427B" w:rsidDel="00A8774A">
          <w:rPr>
            <w:rFonts w:asciiTheme="majorHAnsi" w:hAnsiTheme="majorHAnsi"/>
            <w:rPrChange w:id="398" w:author="David Hoff" w:date="2016-04-13T08:36:00Z">
              <w:rPr/>
            </w:rPrChange>
          </w:rPr>
          <w:delInstrText xml:space="preserve"> HYPERLINK "http://dhs.iowa.gov/mhds/disability-services/employment" </w:delInstrText>
        </w:r>
        <w:r w:rsidR="00A32081" w:rsidRPr="002C427B" w:rsidDel="00A8774A">
          <w:rPr>
            <w:rFonts w:asciiTheme="majorHAnsi" w:hAnsiTheme="majorHAnsi"/>
            <w:rPrChange w:id="399" w:author="David Hoff" w:date="2016-04-13T08:36:00Z">
              <w:rPr>
                <w:rStyle w:val="Hyperlink"/>
                <w:rFonts w:asciiTheme="majorHAnsi" w:hAnsiTheme="majorHAnsi"/>
              </w:rPr>
            </w:rPrChange>
          </w:rPr>
          <w:fldChar w:fldCharType="separate"/>
        </w:r>
        <w:r w:rsidRPr="002C427B" w:rsidDel="00A8774A">
          <w:rPr>
            <w:rStyle w:val="Hyperlink"/>
            <w:rFonts w:asciiTheme="majorHAnsi" w:hAnsiTheme="majorHAnsi"/>
          </w:rPr>
          <w:delText>http://dhs.iowa.gov/mhds/disability-services/employment</w:delText>
        </w:r>
        <w:r w:rsidR="00A32081" w:rsidRPr="002C427B" w:rsidDel="00A8774A">
          <w:rPr>
            <w:rStyle w:val="Hyperlink"/>
            <w:rFonts w:asciiTheme="majorHAnsi" w:hAnsiTheme="majorHAnsi"/>
            <w:rPrChange w:id="400" w:author="David Hoff" w:date="2016-04-13T08:36:00Z">
              <w:rPr>
                <w:rStyle w:val="Hyperlink"/>
                <w:rFonts w:asciiTheme="majorHAnsi" w:hAnsiTheme="majorHAnsi"/>
              </w:rPr>
            </w:rPrChange>
          </w:rPr>
          <w:fldChar w:fldCharType="end"/>
        </w:r>
      </w:del>
    </w:p>
    <w:p w14:paraId="5BB9DF95" w14:textId="77777777" w:rsidR="0077191F" w:rsidRPr="00C30C95" w:rsidRDefault="0077191F">
      <w:pPr>
        <w:pStyle w:val="ListParagraph"/>
        <w:numPr>
          <w:ilvl w:val="0"/>
          <w:numId w:val="14"/>
        </w:numPr>
        <w:rPr>
          <w:rFonts w:asciiTheme="majorHAnsi" w:hAnsiTheme="majorHAnsi" w:cs="Tahoma"/>
          <w:color w:val="646464"/>
        </w:rPr>
        <w:pPrChange w:id="401" w:author="David Hoff" w:date="2016-04-12T18:08:00Z">
          <w:pPr/>
        </w:pPrChange>
      </w:pPr>
    </w:p>
    <w:p w14:paraId="4C2B01FE" w14:textId="77777777" w:rsidR="000E46FB" w:rsidRPr="002C427B" w:rsidRDefault="000E46FB" w:rsidP="0077191F">
      <w:pPr>
        <w:rPr>
          <w:ins w:id="402" w:author="David Hoff" w:date="2016-04-12T18:14:00Z"/>
          <w:rFonts w:asciiTheme="majorHAnsi" w:hAnsiTheme="majorHAnsi"/>
          <w:b/>
        </w:rPr>
      </w:pPr>
    </w:p>
    <w:p w14:paraId="04C34581" w14:textId="77777777" w:rsidR="001F346B" w:rsidRPr="002C427B" w:rsidRDefault="001F346B" w:rsidP="0077191F">
      <w:pPr>
        <w:rPr>
          <w:rFonts w:asciiTheme="majorHAnsi" w:hAnsiTheme="majorHAnsi"/>
          <w:b/>
        </w:rPr>
      </w:pPr>
      <w:r w:rsidRPr="002C427B">
        <w:rPr>
          <w:rFonts w:asciiTheme="majorHAnsi" w:hAnsiTheme="majorHAnsi"/>
          <w:b/>
        </w:rPr>
        <w:t>Kansas</w:t>
      </w:r>
    </w:p>
    <w:p w14:paraId="524E0854" w14:textId="7CCE60D4" w:rsidR="00AF687C" w:rsidRPr="002C427B" w:rsidRDefault="00826C2B" w:rsidP="0090411F">
      <w:pPr>
        <w:pStyle w:val="ListParagraph"/>
        <w:numPr>
          <w:ilvl w:val="0"/>
          <w:numId w:val="15"/>
        </w:numPr>
        <w:rPr>
          <w:rFonts w:asciiTheme="majorHAnsi" w:hAnsiTheme="majorHAnsi"/>
        </w:rPr>
      </w:pPr>
      <w:r w:rsidRPr="002C427B">
        <w:rPr>
          <w:rFonts w:asciiTheme="majorHAnsi" w:hAnsiTheme="majorHAnsi"/>
        </w:rPr>
        <w:t>KS</w:t>
      </w:r>
      <w:r w:rsidR="00AF687C" w:rsidRPr="002C427B">
        <w:rPr>
          <w:rFonts w:asciiTheme="majorHAnsi" w:hAnsiTheme="majorHAnsi"/>
        </w:rPr>
        <w:t xml:space="preserve"> Employment First Legislation</w:t>
      </w:r>
      <w:r w:rsidR="00EE12B9" w:rsidRPr="002C427B">
        <w:rPr>
          <w:rFonts w:asciiTheme="majorHAnsi" w:hAnsiTheme="majorHAnsi"/>
        </w:rPr>
        <w:t xml:space="preserve"> (passed)</w:t>
      </w:r>
      <w:r w:rsidR="00AF687C" w:rsidRPr="002C427B">
        <w:rPr>
          <w:rFonts w:asciiTheme="majorHAnsi" w:hAnsiTheme="majorHAnsi"/>
        </w:rPr>
        <w:t xml:space="preserve">: </w:t>
      </w:r>
      <w:del w:id="403" w:author="David Hoff" w:date="2016-04-13T08:12:00Z">
        <w:r w:rsidR="00AF687C" w:rsidRPr="002C427B" w:rsidDel="00C25A7F">
          <w:rPr>
            <w:rFonts w:asciiTheme="majorHAnsi" w:hAnsiTheme="majorHAnsi"/>
          </w:rPr>
          <w:delText xml:space="preserve">Text of </w:delText>
        </w:r>
      </w:del>
      <w:r w:rsidR="00AF687C" w:rsidRPr="002C427B">
        <w:rPr>
          <w:rFonts w:asciiTheme="majorHAnsi" w:hAnsiTheme="majorHAnsi"/>
        </w:rPr>
        <w:t>Kansas House Bill 2336</w:t>
      </w:r>
      <w:r w:rsidR="00EE12B9" w:rsidRPr="002C427B">
        <w:rPr>
          <w:rFonts w:asciiTheme="majorHAnsi" w:hAnsiTheme="majorHAnsi"/>
        </w:rPr>
        <w:t xml:space="preserve"> that</w:t>
      </w:r>
      <w:r w:rsidR="00AF687C" w:rsidRPr="002C427B">
        <w:rPr>
          <w:rFonts w:asciiTheme="majorHAnsi" w:hAnsiTheme="majorHAnsi"/>
        </w:rPr>
        <w:t xml:space="preserve"> establishes a statewide policy of </w:t>
      </w:r>
      <w:r w:rsidR="00886D04" w:rsidRPr="002C427B">
        <w:rPr>
          <w:rFonts w:asciiTheme="majorHAnsi" w:hAnsiTheme="majorHAnsi"/>
        </w:rPr>
        <w:t>E</w:t>
      </w:r>
      <w:r w:rsidR="00AF687C" w:rsidRPr="002C427B">
        <w:rPr>
          <w:rFonts w:asciiTheme="majorHAnsi" w:hAnsiTheme="majorHAnsi"/>
        </w:rPr>
        <w:t xml:space="preserve">mployment </w:t>
      </w:r>
      <w:r w:rsidR="00886D04" w:rsidRPr="002C427B">
        <w:rPr>
          <w:rFonts w:asciiTheme="majorHAnsi" w:hAnsiTheme="majorHAnsi"/>
        </w:rPr>
        <w:t>F</w:t>
      </w:r>
      <w:r w:rsidR="00AF687C" w:rsidRPr="002C427B">
        <w:rPr>
          <w:rFonts w:asciiTheme="majorHAnsi" w:hAnsiTheme="majorHAnsi"/>
        </w:rPr>
        <w:t>irst for all people with disabilities</w:t>
      </w:r>
      <w:ins w:id="404" w:author="David Hoff" w:date="2016-04-13T08:12:00Z">
        <w:r w:rsidR="00C25A7F" w:rsidRPr="002C427B">
          <w:rPr>
            <w:rFonts w:asciiTheme="majorHAnsi" w:hAnsiTheme="majorHAnsi"/>
          </w:rPr>
          <w:t xml:space="preserve">, </w:t>
        </w:r>
      </w:ins>
      <w:del w:id="405" w:author="David Hoff" w:date="2016-04-13T08:12:00Z">
        <w:r w:rsidR="00AF687C" w:rsidRPr="002C427B" w:rsidDel="00C25A7F">
          <w:rPr>
            <w:rFonts w:asciiTheme="majorHAnsi" w:hAnsiTheme="majorHAnsi"/>
          </w:rPr>
          <w:delText xml:space="preserve">. Bill was </w:delText>
        </w:r>
      </w:del>
      <w:del w:id="406" w:author="David Hoff" w:date="2016-04-13T08:48:00Z">
        <w:r w:rsidR="00AF687C" w:rsidRPr="002C427B" w:rsidDel="00476A56">
          <w:rPr>
            <w:rFonts w:asciiTheme="majorHAnsi" w:hAnsiTheme="majorHAnsi"/>
          </w:rPr>
          <w:delText>signed into law</w:delText>
        </w:r>
      </w:del>
      <w:ins w:id="407" w:author="David Hoff" w:date="2016-04-13T08:48:00Z">
        <w:r w:rsidR="00476A56">
          <w:rPr>
            <w:rFonts w:asciiTheme="majorHAnsi" w:hAnsiTheme="majorHAnsi"/>
          </w:rPr>
          <w:t>enacted</w:t>
        </w:r>
      </w:ins>
      <w:r w:rsidR="00AF687C" w:rsidRPr="00476A56">
        <w:rPr>
          <w:rFonts w:asciiTheme="majorHAnsi" w:hAnsiTheme="majorHAnsi"/>
        </w:rPr>
        <w:t xml:space="preserve"> in May 2011</w:t>
      </w:r>
      <w:r w:rsidR="00886D04" w:rsidRPr="00476A56">
        <w:rPr>
          <w:rFonts w:asciiTheme="majorHAnsi" w:hAnsiTheme="majorHAnsi"/>
        </w:rPr>
        <w:t>:</w:t>
      </w:r>
      <w:r w:rsidR="00AF687C" w:rsidRPr="00476A56">
        <w:rPr>
          <w:rFonts w:asciiTheme="majorHAnsi" w:hAnsiTheme="majorHAnsi"/>
        </w:rPr>
        <w:t xml:space="preserve"> </w:t>
      </w:r>
      <w:r w:rsidR="003B031C" w:rsidRPr="002C427B">
        <w:rPr>
          <w:rFonts w:asciiTheme="majorHAnsi" w:hAnsiTheme="majorHAnsi"/>
          <w:rPrChange w:id="408" w:author="David Hoff" w:date="2016-04-13T08:36:00Z">
            <w:rPr>
              <w:rStyle w:val="Hyperlink"/>
              <w:rFonts w:asciiTheme="majorHAnsi" w:hAnsiTheme="majorHAnsi"/>
            </w:rPr>
          </w:rPrChange>
        </w:rPr>
        <w:fldChar w:fldCharType="begin"/>
      </w:r>
      <w:r w:rsidR="003B031C" w:rsidRPr="002C427B">
        <w:rPr>
          <w:rFonts w:asciiTheme="majorHAnsi" w:hAnsiTheme="majorHAnsi"/>
          <w:rPrChange w:id="409" w:author="David Hoff" w:date="2016-04-13T08:36:00Z">
            <w:rPr/>
          </w:rPrChange>
        </w:rPr>
        <w:instrText xml:space="preserve"> HYPERLINK "http://www.kslegislature.org/li/b2011_12/year1/measures/documents/hb2336_enrolled.pdf" </w:instrText>
      </w:r>
      <w:r w:rsidR="003B031C" w:rsidRPr="002C427B">
        <w:rPr>
          <w:rFonts w:asciiTheme="majorHAnsi" w:hAnsiTheme="majorHAnsi"/>
          <w:rPrChange w:id="410" w:author="David Hoff" w:date="2016-04-13T08:36:00Z">
            <w:rPr>
              <w:rStyle w:val="Hyperlink"/>
              <w:rFonts w:asciiTheme="majorHAnsi" w:hAnsiTheme="majorHAnsi"/>
            </w:rPr>
          </w:rPrChange>
        </w:rPr>
        <w:fldChar w:fldCharType="separate"/>
      </w:r>
      <w:r w:rsidR="00A11602" w:rsidRPr="002C427B">
        <w:rPr>
          <w:rStyle w:val="Hyperlink"/>
          <w:rFonts w:asciiTheme="majorHAnsi" w:hAnsiTheme="majorHAnsi"/>
        </w:rPr>
        <w:t>www.kslegislature.org/li/b2011_12/year1/measures/documents/hb2336_enrolled.pdf</w:t>
      </w:r>
      <w:r w:rsidR="003B031C" w:rsidRPr="002C427B">
        <w:rPr>
          <w:rStyle w:val="Hyperlink"/>
          <w:rFonts w:asciiTheme="majorHAnsi" w:hAnsiTheme="majorHAnsi"/>
          <w:rPrChange w:id="411" w:author="David Hoff" w:date="2016-04-13T08:36:00Z">
            <w:rPr>
              <w:rStyle w:val="Hyperlink"/>
              <w:rFonts w:asciiTheme="majorHAnsi" w:hAnsiTheme="majorHAnsi"/>
            </w:rPr>
          </w:rPrChange>
        </w:rPr>
        <w:fldChar w:fldCharType="end"/>
      </w:r>
    </w:p>
    <w:p w14:paraId="16A26DA3" w14:textId="77777777" w:rsidR="00D35692" w:rsidRPr="002C427B" w:rsidRDefault="00D35692" w:rsidP="0090411F">
      <w:pPr>
        <w:pStyle w:val="ListParagraph"/>
        <w:numPr>
          <w:ilvl w:val="0"/>
          <w:numId w:val="15"/>
        </w:numPr>
        <w:rPr>
          <w:rFonts w:asciiTheme="majorHAnsi" w:hAnsiTheme="majorHAnsi"/>
          <w:i/>
        </w:rPr>
      </w:pPr>
      <w:r w:rsidRPr="002C427B">
        <w:rPr>
          <w:rFonts w:asciiTheme="majorHAnsi" w:hAnsiTheme="majorHAnsi"/>
        </w:rPr>
        <w:t>KS Employment First Oversight Commission: Website of the Kansas Employment First Oversight Commission established by the state’s Employment First legislation</w:t>
      </w:r>
      <w:r w:rsidR="00886D04" w:rsidRPr="002C427B">
        <w:rPr>
          <w:rFonts w:asciiTheme="majorHAnsi" w:hAnsiTheme="majorHAnsi"/>
        </w:rPr>
        <w:t>:</w:t>
      </w:r>
      <w:r w:rsidRPr="002C427B">
        <w:rPr>
          <w:rFonts w:asciiTheme="majorHAnsi" w:hAnsiTheme="majorHAnsi"/>
        </w:rPr>
        <w:t xml:space="preserve"> </w:t>
      </w:r>
      <w:r w:rsidR="00886D04" w:rsidRPr="002C427B">
        <w:rPr>
          <w:rFonts w:asciiTheme="majorHAnsi" w:hAnsiTheme="majorHAnsi"/>
        </w:rPr>
        <w:br/>
      </w:r>
      <w:r w:rsidR="003B031C" w:rsidRPr="002C427B">
        <w:rPr>
          <w:rFonts w:asciiTheme="majorHAnsi" w:hAnsiTheme="majorHAnsi"/>
          <w:rPrChange w:id="412" w:author="David Hoff" w:date="2016-04-13T08:36:00Z">
            <w:rPr>
              <w:rStyle w:val="Hyperlink"/>
              <w:rFonts w:asciiTheme="majorHAnsi" w:hAnsiTheme="majorHAnsi"/>
            </w:rPr>
          </w:rPrChange>
        </w:rPr>
        <w:fldChar w:fldCharType="begin"/>
      </w:r>
      <w:r w:rsidR="003B031C" w:rsidRPr="002C427B">
        <w:rPr>
          <w:rFonts w:asciiTheme="majorHAnsi" w:hAnsiTheme="majorHAnsi"/>
          <w:rPrChange w:id="413" w:author="David Hoff" w:date="2016-04-13T08:36:00Z">
            <w:rPr/>
          </w:rPrChange>
        </w:rPr>
        <w:instrText xml:space="preserve"> HYPERLINK "https://kcdcinfo.ks.gov/employment-first" </w:instrText>
      </w:r>
      <w:r w:rsidR="003B031C" w:rsidRPr="002C427B">
        <w:rPr>
          <w:rFonts w:asciiTheme="majorHAnsi" w:hAnsiTheme="majorHAnsi"/>
          <w:rPrChange w:id="41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https://kcdcinfo.ks.gov/employment-first</w:t>
      </w:r>
      <w:r w:rsidR="003B031C" w:rsidRPr="002C427B">
        <w:rPr>
          <w:rStyle w:val="Hyperlink"/>
          <w:rFonts w:asciiTheme="majorHAnsi" w:hAnsiTheme="majorHAnsi"/>
          <w:rPrChange w:id="415" w:author="David Hoff" w:date="2016-04-13T08:36:00Z">
            <w:rPr>
              <w:rStyle w:val="Hyperlink"/>
              <w:rFonts w:asciiTheme="majorHAnsi" w:hAnsiTheme="majorHAnsi"/>
            </w:rPr>
          </w:rPrChange>
        </w:rPr>
        <w:fldChar w:fldCharType="end"/>
      </w:r>
    </w:p>
    <w:p w14:paraId="7054C800" w14:textId="77777777" w:rsidR="00D54619" w:rsidRPr="002C427B" w:rsidRDefault="00826C2B" w:rsidP="0090411F">
      <w:pPr>
        <w:pStyle w:val="ListParagraph"/>
        <w:numPr>
          <w:ilvl w:val="0"/>
          <w:numId w:val="15"/>
        </w:numPr>
        <w:rPr>
          <w:rFonts w:asciiTheme="majorHAnsi" w:hAnsiTheme="majorHAnsi"/>
          <w:i/>
        </w:rPr>
      </w:pPr>
      <w:r w:rsidRPr="002C427B">
        <w:rPr>
          <w:rFonts w:asciiTheme="majorHAnsi" w:hAnsiTheme="majorHAnsi"/>
        </w:rPr>
        <w:t>KS</w:t>
      </w:r>
      <w:r w:rsidR="00F94C55" w:rsidRPr="002C427B">
        <w:rPr>
          <w:rFonts w:asciiTheme="majorHAnsi" w:hAnsiTheme="majorHAnsi"/>
        </w:rPr>
        <w:t xml:space="preserve"> Employment First Website: </w:t>
      </w:r>
      <w:r w:rsidR="00886D04" w:rsidRPr="002C427B">
        <w:rPr>
          <w:rFonts w:asciiTheme="majorHAnsi" w:hAnsiTheme="majorHAnsi"/>
        </w:rPr>
        <w:t>I</w:t>
      </w:r>
      <w:r w:rsidR="00F94C55" w:rsidRPr="002C427B">
        <w:rPr>
          <w:rFonts w:asciiTheme="majorHAnsi" w:hAnsiTheme="majorHAnsi"/>
        </w:rPr>
        <w:t>nformation on Employment First efforts in Kansas</w:t>
      </w:r>
      <w:r w:rsidR="00886D04" w:rsidRPr="002C427B">
        <w:rPr>
          <w:rFonts w:asciiTheme="majorHAnsi" w:hAnsiTheme="majorHAnsi"/>
        </w:rPr>
        <w:t>:</w:t>
      </w:r>
      <w:r w:rsidR="00F94C55" w:rsidRPr="002C427B">
        <w:rPr>
          <w:rFonts w:asciiTheme="majorHAnsi" w:hAnsiTheme="majorHAnsi"/>
        </w:rPr>
        <w:t xml:space="preserve"> </w:t>
      </w:r>
      <w:r w:rsidR="003B031C" w:rsidRPr="002C427B">
        <w:rPr>
          <w:rFonts w:asciiTheme="majorHAnsi" w:hAnsiTheme="majorHAnsi"/>
          <w:rPrChange w:id="416" w:author="David Hoff" w:date="2016-04-13T08:36:00Z">
            <w:rPr>
              <w:rStyle w:val="Hyperlink"/>
              <w:rFonts w:asciiTheme="majorHAnsi" w:hAnsiTheme="majorHAnsi"/>
            </w:rPr>
          </w:rPrChange>
        </w:rPr>
        <w:fldChar w:fldCharType="begin"/>
      </w:r>
      <w:r w:rsidR="003B031C" w:rsidRPr="002C427B">
        <w:rPr>
          <w:rFonts w:asciiTheme="majorHAnsi" w:hAnsiTheme="majorHAnsi"/>
          <w:rPrChange w:id="417" w:author="David Hoff" w:date="2016-04-13T08:36:00Z">
            <w:rPr/>
          </w:rPrChange>
        </w:rPr>
        <w:instrText xml:space="preserve"> HYPERLINK "http://employment1st.org" </w:instrText>
      </w:r>
      <w:r w:rsidR="003B031C" w:rsidRPr="002C427B">
        <w:rPr>
          <w:rFonts w:asciiTheme="majorHAnsi" w:hAnsiTheme="majorHAnsi"/>
          <w:rPrChange w:id="418" w:author="David Hoff" w:date="2016-04-13T08:36:00Z">
            <w:rPr>
              <w:rStyle w:val="Hyperlink"/>
              <w:rFonts w:asciiTheme="majorHAnsi" w:hAnsiTheme="majorHAnsi"/>
            </w:rPr>
          </w:rPrChange>
        </w:rPr>
        <w:fldChar w:fldCharType="separate"/>
      </w:r>
      <w:r w:rsidR="00280D0F" w:rsidRPr="002C427B">
        <w:rPr>
          <w:rStyle w:val="Hyperlink"/>
          <w:rFonts w:asciiTheme="majorHAnsi" w:hAnsiTheme="majorHAnsi"/>
        </w:rPr>
        <w:t>http://employment1st.org</w:t>
      </w:r>
      <w:r w:rsidR="003B031C" w:rsidRPr="002C427B">
        <w:rPr>
          <w:rStyle w:val="Hyperlink"/>
          <w:rFonts w:asciiTheme="majorHAnsi" w:hAnsiTheme="majorHAnsi"/>
          <w:rPrChange w:id="419" w:author="David Hoff" w:date="2016-04-13T08:36:00Z">
            <w:rPr>
              <w:rStyle w:val="Hyperlink"/>
              <w:rFonts w:asciiTheme="majorHAnsi" w:hAnsiTheme="majorHAnsi"/>
            </w:rPr>
          </w:rPrChange>
        </w:rPr>
        <w:fldChar w:fldCharType="end"/>
      </w:r>
    </w:p>
    <w:p w14:paraId="7F899445" w14:textId="77777777" w:rsidR="0077191F" w:rsidRPr="002C427B" w:rsidRDefault="0077191F" w:rsidP="0077191F">
      <w:pPr>
        <w:rPr>
          <w:rFonts w:asciiTheme="majorHAnsi" w:hAnsiTheme="majorHAnsi"/>
        </w:rPr>
      </w:pPr>
    </w:p>
    <w:p w14:paraId="5C0A0709" w14:textId="77777777" w:rsidR="00DE406E" w:rsidRPr="002C427B" w:rsidRDefault="0077191F" w:rsidP="0077191F">
      <w:pPr>
        <w:rPr>
          <w:rFonts w:asciiTheme="majorHAnsi" w:hAnsiTheme="majorHAnsi"/>
          <w:b/>
          <w:i/>
        </w:rPr>
      </w:pPr>
      <w:r w:rsidRPr="002C427B">
        <w:rPr>
          <w:rFonts w:asciiTheme="majorHAnsi" w:hAnsiTheme="majorHAnsi"/>
          <w:b/>
        </w:rPr>
        <w:t>Kentucky</w:t>
      </w:r>
    </w:p>
    <w:p w14:paraId="07BCDABC" w14:textId="77777777" w:rsidR="00B737F3" w:rsidRPr="0006677D" w:rsidRDefault="00B737F3" w:rsidP="0090411F">
      <w:pPr>
        <w:pStyle w:val="ListParagraph"/>
        <w:numPr>
          <w:ilvl w:val="0"/>
          <w:numId w:val="16"/>
        </w:numPr>
        <w:rPr>
          <w:rFonts w:asciiTheme="majorHAnsi" w:hAnsiTheme="majorHAnsi"/>
        </w:rPr>
      </w:pPr>
      <w:r w:rsidRPr="002C427B">
        <w:rPr>
          <w:rFonts w:asciiTheme="majorHAnsi" w:hAnsiTheme="majorHAnsi"/>
        </w:rPr>
        <w:t>Employment First Legislation</w:t>
      </w:r>
      <w:r w:rsidR="006A33E8" w:rsidRPr="002C427B">
        <w:rPr>
          <w:rFonts w:asciiTheme="majorHAnsi" w:hAnsiTheme="majorHAnsi"/>
        </w:rPr>
        <w:t xml:space="preserve"> (proposed)</w:t>
      </w:r>
      <w:r w:rsidRPr="002C427B">
        <w:rPr>
          <w:rFonts w:asciiTheme="majorHAnsi" w:hAnsiTheme="majorHAnsi"/>
        </w:rPr>
        <w:t>: Proposed Employment First bill, HB 292, introduced in February 2013</w:t>
      </w:r>
      <w:r w:rsidR="00886D04"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420" w:author="David Hoff" w:date="2016-04-13T08:36:00Z">
            <w:rPr>
              <w:rStyle w:val="Hyperlink"/>
              <w:rFonts w:asciiTheme="majorHAnsi" w:hAnsiTheme="majorHAnsi"/>
            </w:rPr>
          </w:rPrChange>
        </w:rPr>
        <w:fldChar w:fldCharType="begin"/>
      </w:r>
      <w:r w:rsidR="003B031C" w:rsidRPr="002C427B">
        <w:rPr>
          <w:rFonts w:asciiTheme="majorHAnsi" w:hAnsiTheme="majorHAnsi"/>
          <w:rPrChange w:id="421" w:author="David Hoff" w:date="2016-04-13T08:36:00Z">
            <w:rPr/>
          </w:rPrChange>
        </w:rPr>
        <w:instrText xml:space="preserve"> HYPERLINK "http://www.lrc.ky.gov/record/13RS/HB292.htm" </w:instrText>
      </w:r>
      <w:r w:rsidR="003B031C" w:rsidRPr="002C427B">
        <w:rPr>
          <w:rFonts w:asciiTheme="majorHAnsi" w:hAnsiTheme="majorHAnsi"/>
          <w:rPrChange w:id="422" w:author="David Hoff" w:date="2016-04-13T08:36:00Z">
            <w:rPr>
              <w:rStyle w:val="Hyperlink"/>
              <w:rFonts w:asciiTheme="majorHAnsi" w:hAnsiTheme="majorHAnsi"/>
            </w:rPr>
          </w:rPrChange>
        </w:rPr>
        <w:fldChar w:fldCharType="separate"/>
      </w:r>
      <w:r w:rsidR="003C54BC" w:rsidRPr="002C427B">
        <w:rPr>
          <w:rStyle w:val="Hyperlink"/>
          <w:rFonts w:asciiTheme="majorHAnsi" w:hAnsiTheme="majorHAnsi"/>
        </w:rPr>
        <w:t>www.lrc.ky.gov/record/13RS/HB292.htm</w:t>
      </w:r>
      <w:r w:rsidR="003B031C" w:rsidRPr="002C427B">
        <w:rPr>
          <w:rStyle w:val="Hyperlink"/>
          <w:rFonts w:asciiTheme="majorHAnsi" w:hAnsiTheme="majorHAnsi"/>
          <w:rPrChange w:id="423" w:author="David Hoff" w:date="2016-04-13T08:36:00Z">
            <w:rPr>
              <w:rStyle w:val="Hyperlink"/>
              <w:rFonts w:asciiTheme="majorHAnsi" w:hAnsiTheme="majorHAnsi"/>
            </w:rPr>
          </w:rPrChange>
        </w:rPr>
        <w:fldChar w:fldCharType="end"/>
      </w:r>
      <w:r w:rsidR="003C54BC" w:rsidRPr="002C427B">
        <w:rPr>
          <w:rFonts w:asciiTheme="majorHAnsi" w:hAnsiTheme="majorHAnsi"/>
        </w:rPr>
        <w:t xml:space="preserve"> </w:t>
      </w:r>
    </w:p>
    <w:p w14:paraId="73201870" w14:textId="77777777" w:rsidR="00DE406E" w:rsidRPr="002C427B" w:rsidRDefault="00DE406E" w:rsidP="0090411F">
      <w:pPr>
        <w:pStyle w:val="ListParagraph"/>
        <w:numPr>
          <w:ilvl w:val="0"/>
          <w:numId w:val="16"/>
        </w:numPr>
        <w:rPr>
          <w:rFonts w:asciiTheme="majorHAnsi" w:hAnsiTheme="majorHAnsi"/>
          <w:i/>
        </w:rPr>
      </w:pPr>
      <w:r w:rsidRPr="002C427B">
        <w:rPr>
          <w:rFonts w:asciiTheme="majorHAnsi" w:hAnsiTheme="majorHAnsi"/>
        </w:rPr>
        <w:t>KY DD Council Report:</w:t>
      </w:r>
      <w:r w:rsidRPr="002C427B">
        <w:rPr>
          <w:rFonts w:asciiTheme="majorHAnsi" w:hAnsiTheme="majorHAnsi"/>
          <w:i/>
        </w:rPr>
        <w:t xml:space="preserve"> </w:t>
      </w:r>
      <w:r w:rsidR="00C739C6" w:rsidRPr="002C427B">
        <w:rPr>
          <w:rFonts w:asciiTheme="majorHAnsi" w:hAnsiTheme="majorHAnsi"/>
          <w:i/>
        </w:rPr>
        <w:t>State Activities to Implement Employment First as the Employment Strategy for Individuals with Intellectual and Developmental Disabilities:</w:t>
      </w:r>
      <w:r w:rsidR="00BC3585" w:rsidRPr="002C427B">
        <w:rPr>
          <w:rFonts w:asciiTheme="majorHAnsi" w:hAnsiTheme="majorHAnsi"/>
        </w:rPr>
        <w:t xml:space="preserve"> </w:t>
      </w:r>
      <w:r w:rsidR="003B031C" w:rsidRPr="002C427B">
        <w:rPr>
          <w:rFonts w:asciiTheme="majorHAnsi" w:hAnsiTheme="majorHAnsi"/>
          <w:rPrChange w:id="424" w:author="David Hoff" w:date="2016-04-13T08:36:00Z">
            <w:rPr>
              <w:rStyle w:val="Hyperlink"/>
              <w:rFonts w:asciiTheme="majorHAnsi" w:hAnsiTheme="majorHAnsi"/>
            </w:rPr>
          </w:rPrChange>
        </w:rPr>
        <w:fldChar w:fldCharType="begin"/>
      </w:r>
      <w:r w:rsidR="003B031C" w:rsidRPr="002C427B">
        <w:rPr>
          <w:rFonts w:asciiTheme="majorHAnsi" w:hAnsiTheme="majorHAnsi"/>
          <w:rPrChange w:id="425" w:author="David Hoff" w:date="2016-04-13T08:36:00Z">
            <w:rPr/>
          </w:rPrChange>
        </w:rPr>
        <w:instrText xml:space="preserve"> HYPERLINK "http://www.hdi.uky.edu/setp/Materials/Employment_First_Report_Final_050713_corrected_071813.pdf" </w:instrText>
      </w:r>
      <w:r w:rsidR="003B031C" w:rsidRPr="002C427B">
        <w:rPr>
          <w:rFonts w:asciiTheme="majorHAnsi" w:hAnsiTheme="majorHAnsi"/>
          <w:rPrChange w:id="426" w:author="David Hoff" w:date="2016-04-13T08:36:00Z">
            <w:rPr>
              <w:rStyle w:val="Hyperlink"/>
              <w:rFonts w:asciiTheme="majorHAnsi" w:hAnsiTheme="majorHAnsi"/>
            </w:rPr>
          </w:rPrChange>
        </w:rPr>
        <w:fldChar w:fldCharType="separate"/>
      </w:r>
      <w:r w:rsidR="00BC3585" w:rsidRPr="002C427B">
        <w:rPr>
          <w:rStyle w:val="Hyperlink"/>
          <w:rFonts w:asciiTheme="majorHAnsi" w:hAnsiTheme="majorHAnsi"/>
        </w:rPr>
        <w:t>www.hdi.uky.edu/setp/Materials/Employment_First_Report_Final_050713_corrected_071813.pdf</w:t>
      </w:r>
      <w:r w:rsidR="003B031C" w:rsidRPr="002C427B">
        <w:rPr>
          <w:rStyle w:val="Hyperlink"/>
          <w:rFonts w:asciiTheme="majorHAnsi" w:hAnsiTheme="majorHAnsi"/>
          <w:rPrChange w:id="427" w:author="David Hoff" w:date="2016-04-13T08:36:00Z">
            <w:rPr>
              <w:rStyle w:val="Hyperlink"/>
              <w:rFonts w:asciiTheme="majorHAnsi" w:hAnsiTheme="majorHAnsi"/>
            </w:rPr>
          </w:rPrChange>
        </w:rPr>
        <w:fldChar w:fldCharType="end"/>
      </w:r>
      <w:r w:rsidR="00BC3585" w:rsidRPr="002C427B">
        <w:rPr>
          <w:rFonts w:asciiTheme="majorHAnsi" w:hAnsiTheme="majorHAnsi"/>
          <w:i/>
        </w:rPr>
        <w:t xml:space="preserve"> </w:t>
      </w:r>
    </w:p>
    <w:p w14:paraId="31567F18" w14:textId="77777777" w:rsidR="00BE27AA" w:rsidRPr="002C427B" w:rsidRDefault="00BE27AA" w:rsidP="0077191F">
      <w:pPr>
        <w:rPr>
          <w:rFonts w:asciiTheme="majorHAnsi" w:hAnsiTheme="majorHAnsi"/>
        </w:rPr>
      </w:pPr>
    </w:p>
    <w:p w14:paraId="5E567FAD" w14:textId="77777777" w:rsidR="0077191F" w:rsidRPr="002C427B" w:rsidRDefault="0077191F" w:rsidP="0077191F">
      <w:pPr>
        <w:rPr>
          <w:rFonts w:asciiTheme="majorHAnsi" w:hAnsiTheme="majorHAnsi"/>
          <w:b/>
        </w:rPr>
      </w:pPr>
      <w:r w:rsidRPr="002C427B">
        <w:rPr>
          <w:rFonts w:asciiTheme="majorHAnsi" w:hAnsiTheme="majorHAnsi"/>
          <w:b/>
        </w:rPr>
        <w:t>Louisiana</w:t>
      </w:r>
    </w:p>
    <w:p w14:paraId="376D0663" w14:textId="4915BCF7" w:rsidR="00993B25" w:rsidRPr="0006677D" w:rsidRDefault="00525560" w:rsidP="0090411F">
      <w:pPr>
        <w:pStyle w:val="ListParagraph"/>
        <w:numPr>
          <w:ilvl w:val="0"/>
          <w:numId w:val="17"/>
        </w:numPr>
        <w:rPr>
          <w:rFonts w:asciiTheme="majorHAnsi" w:hAnsiTheme="majorHAnsi"/>
          <w:i/>
        </w:rPr>
      </w:pPr>
      <w:r w:rsidRPr="002C427B">
        <w:rPr>
          <w:rFonts w:asciiTheme="majorHAnsi" w:hAnsiTheme="majorHAnsi"/>
        </w:rPr>
        <w:t>Employment First Policy</w:t>
      </w:r>
      <w:r w:rsidR="00CC1C9D" w:rsidRPr="002C427B">
        <w:rPr>
          <w:rFonts w:asciiTheme="majorHAnsi" w:hAnsiTheme="majorHAnsi"/>
        </w:rPr>
        <w:t xml:space="preserve">: </w:t>
      </w:r>
      <w:r w:rsidR="00993B25" w:rsidRPr="002C427B">
        <w:rPr>
          <w:rFonts w:asciiTheme="majorHAnsi" w:hAnsiTheme="majorHAnsi"/>
        </w:rPr>
        <w:t>Office of Citizens with Developmental Disabilities</w:t>
      </w:r>
      <w:r w:rsidR="00204680" w:rsidRPr="002C427B">
        <w:rPr>
          <w:rFonts w:asciiTheme="majorHAnsi" w:hAnsiTheme="majorHAnsi"/>
        </w:rPr>
        <w:t xml:space="preserve"> web</w:t>
      </w:r>
      <w:r w:rsidR="00A27698" w:rsidRPr="002C427B">
        <w:rPr>
          <w:rFonts w:asciiTheme="majorHAnsi" w:hAnsiTheme="majorHAnsi"/>
        </w:rPr>
        <w:t>site</w:t>
      </w:r>
      <w:r w:rsidR="00204680" w:rsidRPr="002C427B">
        <w:rPr>
          <w:rFonts w:asciiTheme="majorHAnsi" w:hAnsiTheme="majorHAnsi"/>
        </w:rPr>
        <w:t xml:space="preserve"> on Employment First</w:t>
      </w:r>
      <w:r w:rsidR="00A27698" w:rsidRPr="002C427B">
        <w:rPr>
          <w:rFonts w:asciiTheme="majorHAnsi" w:hAnsiTheme="majorHAnsi"/>
        </w:rPr>
        <w:t>,</w:t>
      </w:r>
      <w:r w:rsidR="00204680" w:rsidRPr="002C427B">
        <w:rPr>
          <w:rFonts w:asciiTheme="majorHAnsi" w:hAnsiTheme="majorHAnsi"/>
        </w:rPr>
        <w:t xml:space="preserve"> with link to July 2011 </w:t>
      </w:r>
      <w:ins w:id="428" w:author="David Hoff" w:date="2016-04-13T08:13:00Z">
        <w:r w:rsidR="00C25A7F" w:rsidRPr="002C427B">
          <w:rPr>
            <w:rFonts w:asciiTheme="majorHAnsi" w:hAnsiTheme="majorHAnsi"/>
          </w:rPr>
          <w:t xml:space="preserve">Employment First </w:t>
        </w:r>
      </w:ins>
      <w:r w:rsidR="00204680" w:rsidRPr="002C427B">
        <w:rPr>
          <w:rFonts w:asciiTheme="majorHAnsi" w:hAnsiTheme="majorHAnsi"/>
        </w:rPr>
        <w:t>policy</w:t>
      </w:r>
      <w:r w:rsidR="00A27698" w:rsidRPr="002C427B">
        <w:rPr>
          <w:rFonts w:asciiTheme="majorHAnsi" w:hAnsiTheme="majorHAnsi"/>
        </w:rPr>
        <w:t>:</w:t>
      </w:r>
      <w:r w:rsidR="00993B25" w:rsidRPr="002C427B">
        <w:rPr>
          <w:rFonts w:asciiTheme="majorHAnsi" w:hAnsiTheme="majorHAnsi"/>
        </w:rPr>
        <w:t xml:space="preserve"> </w:t>
      </w:r>
      <w:r w:rsidR="003B031C" w:rsidRPr="002C427B">
        <w:rPr>
          <w:rFonts w:asciiTheme="majorHAnsi" w:hAnsiTheme="majorHAnsi"/>
          <w:rPrChange w:id="429" w:author="David Hoff" w:date="2016-04-13T08:36:00Z">
            <w:rPr>
              <w:rStyle w:val="Hyperlink"/>
              <w:rFonts w:asciiTheme="majorHAnsi" w:hAnsiTheme="majorHAnsi"/>
            </w:rPr>
          </w:rPrChange>
        </w:rPr>
        <w:fldChar w:fldCharType="begin"/>
      </w:r>
      <w:r w:rsidR="003B031C" w:rsidRPr="002C427B">
        <w:rPr>
          <w:rFonts w:asciiTheme="majorHAnsi" w:hAnsiTheme="majorHAnsi"/>
          <w:rPrChange w:id="430" w:author="David Hoff" w:date="2016-04-13T08:36:00Z">
            <w:rPr/>
          </w:rPrChange>
        </w:rPr>
        <w:instrText xml:space="preserve"> HYPERLINK "http://new.dhh.louisiana.gov/index.cfm/page/1847" </w:instrText>
      </w:r>
      <w:r w:rsidR="003B031C" w:rsidRPr="002C427B">
        <w:rPr>
          <w:rFonts w:asciiTheme="majorHAnsi" w:hAnsiTheme="majorHAnsi"/>
          <w:rPrChange w:id="431" w:author="David Hoff" w:date="2016-04-13T08:36:00Z">
            <w:rPr>
              <w:rStyle w:val="Hyperlink"/>
              <w:rFonts w:asciiTheme="majorHAnsi" w:hAnsiTheme="majorHAnsi"/>
            </w:rPr>
          </w:rPrChange>
        </w:rPr>
        <w:fldChar w:fldCharType="separate"/>
      </w:r>
      <w:r w:rsidR="00D255EA" w:rsidRPr="002C427B">
        <w:rPr>
          <w:rStyle w:val="Hyperlink"/>
          <w:rFonts w:asciiTheme="majorHAnsi" w:hAnsiTheme="majorHAnsi"/>
        </w:rPr>
        <w:t>http://new.dhh.louisiana.gov/index.cfm/page/1847</w:t>
      </w:r>
      <w:r w:rsidR="003B031C" w:rsidRPr="002C427B">
        <w:rPr>
          <w:rStyle w:val="Hyperlink"/>
          <w:rFonts w:asciiTheme="majorHAnsi" w:hAnsiTheme="majorHAnsi"/>
          <w:rPrChange w:id="432" w:author="David Hoff" w:date="2016-04-13T08:36:00Z">
            <w:rPr>
              <w:rStyle w:val="Hyperlink"/>
              <w:rFonts w:asciiTheme="majorHAnsi" w:hAnsiTheme="majorHAnsi"/>
            </w:rPr>
          </w:rPrChange>
        </w:rPr>
        <w:fldChar w:fldCharType="end"/>
      </w:r>
      <w:r w:rsidR="00D255EA" w:rsidRPr="002C427B">
        <w:rPr>
          <w:rFonts w:asciiTheme="majorHAnsi" w:hAnsiTheme="majorHAnsi"/>
        </w:rPr>
        <w:t xml:space="preserve"> </w:t>
      </w:r>
    </w:p>
    <w:p w14:paraId="6C9AC513" w14:textId="77777777" w:rsidR="0077191F" w:rsidRPr="002C427B" w:rsidRDefault="0077191F" w:rsidP="0077191F">
      <w:pPr>
        <w:rPr>
          <w:rFonts w:asciiTheme="majorHAnsi" w:hAnsiTheme="majorHAnsi"/>
        </w:rPr>
      </w:pPr>
    </w:p>
    <w:p w14:paraId="08876430" w14:textId="77777777" w:rsidR="0077191F" w:rsidRPr="002C427B" w:rsidRDefault="0077191F" w:rsidP="0077191F">
      <w:pPr>
        <w:rPr>
          <w:rFonts w:asciiTheme="majorHAnsi" w:hAnsiTheme="majorHAnsi"/>
          <w:b/>
        </w:rPr>
      </w:pPr>
      <w:r w:rsidRPr="002C427B">
        <w:rPr>
          <w:rFonts w:asciiTheme="majorHAnsi" w:hAnsiTheme="majorHAnsi"/>
          <w:b/>
        </w:rPr>
        <w:t>Maine</w:t>
      </w:r>
    </w:p>
    <w:p w14:paraId="4D1B49B2" w14:textId="444E9F6D" w:rsidR="008F5BAA" w:rsidRPr="0006677D" w:rsidRDefault="00826C2B" w:rsidP="0090411F">
      <w:pPr>
        <w:pStyle w:val="ListParagraph"/>
        <w:numPr>
          <w:ilvl w:val="0"/>
          <w:numId w:val="17"/>
        </w:numPr>
        <w:rPr>
          <w:rFonts w:asciiTheme="majorHAnsi" w:hAnsiTheme="majorHAnsi"/>
        </w:rPr>
      </w:pPr>
      <w:r w:rsidRPr="002C427B">
        <w:rPr>
          <w:rFonts w:asciiTheme="majorHAnsi" w:hAnsiTheme="majorHAnsi"/>
        </w:rPr>
        <w:t xml:space="preserve">ME </w:t>
      </w:r>
      <w:r w:rsidR="008F5BAA" w:rsidRPr="002C427B">
        <w:rPr>
          <w:rFonts w:asciiTheme="majorHAnsi" w:hAnsiTheme="majorHAnsi"/>
        </w:rPr>
        <w:t xml:space="preserve">Employment First </w:t>
      </w:r>
      <w:r w:rsidR="001A4998" w:rsidRPr="002C427B">
        <w:rPr>
          <w:rFonts w:asciiTheme="majorHAnsi" w:hAnsiTheme="majorHAnsi"/>
        </w:rPr>
        <w:t>Legislation</w:t>
      </w:r>
      <w:r w:rsidR="003E0718" w:rsidRPr="002C427B">
        <w:rPr>
          <w:rFonts w:asciiTheme="majorHAnsi" w:hAnsiTheme="majorHAnsi"/>
        </w:rPr>
        <w:t xml:space="preserve"> (passe</w:t>
      </w:r>
      <w:r w:rsidR="001A4998" w:rsidRPr="002C427B">
        <w:rPr>
          <w:rFonts w:asciiTheme="majorHAnsi" w:hAnsiTheme="majorHAnsi"/>
        </w:rPr>
        <w:t>d)</w:t>
      </w:r>
      <w:r w:rsidR="008F5BAA" w:rsidRPr="002C427B">
        <w:rPr>
          <w:rFonts w:asciiTheme="majorHAnsi" w:hAnsiTheme="majorHAnsi"/>
        </w:rPr>
        <w:t xml:space="preserve">: </w:t>
      </w:r>
      <w:r w:rsidR="00506009" w:rsidRPr="002C427B">
        <w:rPr>
          <w:rFonts w:asciiTheme="majorHAnsi" w:hAnsiTheme="majorHAnsi"/>
        </w:rPr>
        <w:t xml:space="preserve">Maine </w:t>
      </w:r>
      <w:ins w:id="433" w:author="David Hoff" w:date="2016-04-13T08:16:00Z">
        <w:r w:rsidR="00346028" w:rsidRPr="002C427B">
          <w:rPr>
            <w:rFonts w:asciiTheme="majorHAnsi" w:hAnsiTheme="majorHAnsi"/>
          </w:rPr>
          <w:t xml:space="preserve">Employment First Bill, </w:t>
        </w:r>
      </w:ins>
      <w:ins w:id="434" w:author="David Hoff" w:date="2016-04-13T08:17:00Z">
        <w:r w:rsidR="00346028" w:rsidRPr="002C427B">
          <w:rPr>
            <w:rFonts w:asciiTheme="majorHAnsi" w:hAnsiTheme="majorHAnsi"/>
          </w:rPr>
          <w:t xml:space="preserve">S.P. 471, </w:t>
        </w:r>
      </w:ins>
      <w:del w:id="435" w:author="David Hoff" w:date="2016-04-13T08:17:00Z">
        <w:r w:rsidR="00506009" w:rsidRPr="002C427B" w:rsidDel="00346028">
          <w:rPr>
            <w:rFonts w:asciiTheme="majorHAnsi" w:hAnsiTheme="majorHAnsi"/>
          </w:rPr>
          <w:delText xml:space="preserve">Legislature Bill </w:delText>
        </w:r>
      </w:del>
      <w:r w:rsidR="00506009" w:rsidRPr="002C427B">
        <w:rPr>
          <w:rFonts w:asciiTheme="majorHAnsi" w:hAnsiTheme="majorHAnsi"/>
        </w:rPr>
        <w:t>LD 1352 – Employment First</w:t>
      </w:r>
      <w:ins w:id="436" w:author="David Hoff" w:date="2016-04-13T08:17:00Z">
        <w:r w:rsidR="00346028" w:rsidRPr="002C427B">
          <w:rPr>
            <w:rFonts w:asciiTheme="majorHAnsi" w:hAnsiTheme="majorHAnsi"/>
          </w:rPr>
          <w:t>,</w:t>
        </w:r>
      </w:ins>
      <w:del w:id="437" w:author="David Hoff" w:date="2016-04-13T08:17:00Z">
        <w:r w:rsidR="00506009" w:rsidRPr="002C427B" w:rsidDel="00346028">
          <w:rPr>
            <w:rFonts w:asciiTheme="majorHAnsi" w:hAnsiTheme="majorHAnsi"/>
          </w:rPr>
          <w:delText xml:space="preserve"> l</w:delText>
        </w:r>
        <w:r w:rsidR="008F5BAA" w:rsidRPr="002C427B" w:rsidDel="00346028">
          <w:rPr>
            <w:rFonts w:asciiTheme="majorHAnsi" w:hAnsiTheme="majorHAnsi"/>
          </w:rPr>
          <w:delText>egislation</w:delText>
        </w:r>
      </w:del>
      <w:ins w:id="438" w:author="David Hoff" w:date="2016-04-13T08:13:00Z">
        <w:r w:rsidR="00C25A7F" w:rsidRPr="002C427B">
          <w:rPr>
            <w:rFonts w:asciiTheme="majorHAnsi" w:hAnsiTheme="majorHAnsi"/>
          </w:rPr>
          <w:t xml:space="preserve">, </w:t>
        </w:r>
      </w:ins>
      <w:ins w:id="439" w:author="David Hoff" w:date="2016-04-13T08:15:00Z">
        <w:r w:rsidR="00C25A7F" w:rsidRPr="002C427B">
          <w:rPr>
            <w:rFonts w:asciiTheme="majorHAnsi" w:hAnsiTheme="majorHAnsi"/>
          </w:rPr>
          <w:t>enacted</w:t>
        </w:r>
      </w:ins>
      <w:del w:id="440" w:author="David Hoff" w:date="2016-04-13T08:13:00Z">
        <w:r w:rsidR="00A43992" w:rsidRPr="002C427B" w:rsidDel="00C25A7F">
          <w:rPr>
            <w:rFonts w:asciiTheme="majorHAnsi" w:hAnsiTheme="majorHAnsi"/>
          </w:rPr>
          <w:delText xml:space="preserve">. Bill became </w:delText>
        </w:r>
      </w:del>
      <w:del w:id="441" w:author="David Hoff" w:date="2016-04-13T08:15:00Z">
        <w:r w:rsidR="00A43992" w:rsidRPr="002C427B" w:rsidDel="00C25A7F">
          <w:rPr>
            <w:rFonts w:asciiTheme="majorHAnsi" w:hAnsiTheme="majorHAnsi"/>
          </w:rPr>
          <w:delText>law</w:delText>
        </w:r>
      </w:del>
      <w:r w:rsidR="00A43992" w:rsidRPr="002C427B">
        <w:rPr>
          <w:rFonts w:asciiTheme="majorHAnsi" w:hAnsiTheme="majorHAnsi"/>
        </w:rPr>
        <w:t xml:space="preserve"> </w:t>
      </w:r>
      <w:del w:id="442" w:author="David Hoff" w:date="2016-04-13T08:17:00Z">
        <w:r w:rsidR="00A43992" w:rsidRPr="002C427B" w:rsidDel="00346028">
          <w:rPr>
            <w:rFonts w:asciiTheme="majorHAnsi" w:hAnsiTheme="majorHAnsi"/>
          </w:rPr>
          <w:delText xml:space="preserve">in </w:delText>
        </w:r>
      </w:del>
      <w:r w:rsidR="00A43992" w:rsidRPr="002C427B">
        <w:rPr>
          <w:rFonts w:asciiTheme="majorHAnsi" w:hAnsiTheme="majorHAnsi"/>
        </w:rPr>
        <w:t>June 2013</w:t>
      </w:r>
      <w:r w:rsidR="00A27698" w:rsidRPr="002C427B">
        <w:rPr>
          <w:rFonts w:asciiTheme="majorHAnsi" w:hAnsiTheme="majorHAnsi"/>
        </w:rPr>
        <w:t>:</w:t>
      </w:r>
      <w:r w:rsidR="00C843B1" w:rsidRPr="002C427B">
        <w:rPr>
          <w:rFonts w:asciiTheme="majorHAnsi" w:hAnsiTheme="majorHAnsi"/>
        </w:rPr>
        <w:t xml:space="preserve"> </w:t>
      </w:r>
      <w:ins w:id="443" w:author="David Hoff" w:date="2016-04-13T08:16:00Z">
        <w:r w:rsidR="00C25A7F" w:rsidRPr="002C427B">
          <w:rPr>
            <w:rFonts w:asciiTheme="majorHAnsi" w:hAnsiTheme="majorHAnsi"/>
          </w:rPr>
          <w:t>http://www.mainelegislature.org/legis/bills/getPDF.asp?paper=SP0471&amp;item=6&amp;snum=126</w:t>
        </w:r>
      </w:ins>
      <w:del w:id="444" w:author="David Hoff" w:date="2016-04-13T08:16:00Z">
        <w:r w:rsidR="003B031C" w:rsidRPr="002C427B" w:rsidDel="00C25A7F">
          <w:rPr>
            <w:rFonts w:asciiTheme="majorHAnsi" w:hAnsiTheme="majorHAnsi"/>
            <w:rPrChange w:id="445" w:author="David Hoff" w:date="2016-04-13T08:36:00Z">
              <w:rPr>
                <w:rStyle w:val="Hyperlink"/>
                <w:rFonts w:asciiTheme="majorHAnsi" w:hAnsiTheme="majorHAnsi"/>
              </w:rPr>
            </w:rPrChange>
          </w:rPr>
          <w:fldChar w:fldCharType="begin"/>
        </w:r>
        <w:r w:rsidR="003B031C" w:rsidRPr="002C427B" w:rsidDel="00C25A7F">
          <w:rPr>
            <w:rFonts w:asciiTheme="majorHAnsi" w:hAnsiTheme="majorHAnsi"/>
            <w:rPrChange w:id="446" w:author="David Hoff" w:date="2016-04-13T08:36:00Z">
              <w:rPr/>
            </w:rPrChange>
          </w:rPr>
          <w:delInstrText xml:space="preserve"> HYPERLINK "http://www.mainelegislature.org/legis/bills/getPDF.asp?paper=SP0471&amp;item=6&amp;snum=126" </w:delInstrText>
        </w:r>
        <w:r w:rsidR="003B031C" w:rsidRPr="002C427B" w:rsidDel="00C25A7F">
          <w:rPr>
            <w:rFonts w:asciiTheme="majorHAnsi" w:hAnsiTheme="majorHAnsi"/>
            <w:rPrChange w:id="447" w:author="David Hoff" w:date="2016-04-13T08:36:00Z">
              <w:rPr>
                <w:rStyle w:val="Hyperlink"/>
                <w:rFonts w:asciiTheme="majorHAnsi" w:hAnsiTheme="majorHAnsi"/>
              </w:rPr>
            </w:rPrChange>
          </w:rPr>
          <w:fldChar w:fldCharType="separate"/>
        </w:r>
        <w:r w:rsidR="003C54BC" w:rsidRPr="002C427B" w:rsidDel="00C25A7F">
          <w:rPr>
            <w:rStyle w:val="Hyperlink"/>
            <w:rFonts w:asciiTheme="majorHAnsi" w:hAnsiTheme="majorHAnsi"/>
          </w:rPr>
          <w:delText>www.mainelegislature.org/legis/bills/getPDF.asp?paper=SP0471&amp;item=6&amp;snum=126</w:delText>
        </w:r>
        <w:r w:rsidR="003B031C" w:rsidRPr="002C427B" w:rsidDel="00C25A7F">
          <w:rPr>
            <w:rStyle w:val="Hyperlink"/>
            <w:rFonts w:asciiTheme="majorHAnsi" w:hAnsiTheme="majorHAnsi"/>
            <w:rPrChange w:id="448" w:author="David Hoff" w:date="2016-04-13T08:36:00Z">
              <w:rPr>
                <w:rStyle w:val="Hyperlink"/>
                <w:rFonts w:asciiTheme="majorHAnsi" w:hAnsiTheme="majorHAnsi"/>
              </w:rPr>
            </w:rPrChange>
          </w:rPr>
          <w:fldChar w:fldCharType="end"/>
        </w:r>
        <w:r w:rsidR="003C54BC" w:rsidRPr="002C427B" w:rsidDel="00C25A7F">
          <w:rPr>
            <w:rFonts w:asciiTheme="majorHAnsi" w:hAnsiTheme="majorHAnsi"/>
          </w:rPr>
          <w:delText xml:space="preserve"> </w:delText>
        </w:r>
      </w:del>
    </w:p>
    <w:p w14:paraId="2AE71DB6" w14:textId="77777777" w:rsidR="00C24D53" w:rsidRPr="002C427B" w:rsidRDefault="00C24D53" w:rsidP="0090411F">
      <w:pPr>
        <w:pStyle w:val="ListParagraph"/>
        <w:numPr>
          <w:ilvl w:val="0"/>
          <w:numId w:val="17"/>
        </w:numPr>
        <w:rPr>
          <w:rStyle w:val="Hyperlink"/>
          <w:rFonts w:asciiTheme="majorHAnsi" w:hAnsiTheme="majorHAnsi"/>
          <w:i/>
          <w:color w:val="auto"/>
          <w:u w:val="none"/>
        </w:rPr>
      </w:pPr>
      <w:r w:rsidRPr="002C427B">
        <w:rPr>
          <w:rFonts w:asciiTheme="majorHAnsi" w:hAnsiTheme="majorHAnsi"/>
        </w:rPr>
        <w:t>ME Employment Policy: 2010 Maine Department of Health and Human Services Employment Policy, indicating that all individuals are presumed able and have the opportunity to work</w:t>
      </w:r>
      <w:r w:rsidR="00A27698"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449" w:author="David Hoff" w:date="2016-04-13T08:36:00Z">
            <w:rPr>
              <w:rStyle w:val="Hyperlink"/>
              <w:rFonts w:asciiTheme="majorHAnsi" w:hAnsiTheme="majorHAnsi"/>
            </w:rPr>
          </w:rPrChange>
        </w:rPr>
        <w:fldChar w:fldCharType="begin"/>
      </w:r>
      <w:r w:rsidR="003B031C" w:rsidRPr="002C427B">
        <w:rPr>
          <w:rFonts w:asciiTheme="majorHAnsi" w:hAnsiTheme="majorHAnsi"/>
          <w:rPrChange w:id="450" w:author="David Hoff" w:date="2016-04-13T08:36:00Z">
            <w:rPr/>
          </w:rPrChange>
        </w:rPr>
        <w:instrText xml:space="preserve"> HYPERLINK "http://www.maine.gov/dhhs/policies/Employment_Policy_for_Individuals_Served.pdf" </w:instrText>
      </w:r>
      <w:r w:rsidR="003B031C" w:rsidRPr="002C427B">
        <w:rPr>
          <w:rFonts w:asciiTheme="majorHAnsi" w:hAnsiTheme="majorHAnsi"/>
          <w:rPrChange w:id="451" w:author="David Hoff" w:date="2016-04-13T08:36:00Z">
            <w:rPr>
              <w:rStyle w:val="Hyperlink"/>
              <w:rFonts w:asciiTheme="majorHAnsi" w:hAnsiTheme="majorHAnsi"/>
            </w:rPr>
          </w:rPrChange>
        </w:rPr>
        <w:fldChar w:fldCharType="separate"/>
      </w:r>
      <w:r w:rsidR="00195E41" w:rsidRPr="002C427B">
        <w:rPr>
          <w:rStyle w:val="Hyperlink"/>
          <w:rFonts w:asciiTheme="majorHAnsi" w:hAnsiTheme="majorHAnsi"/>
        </w:rPr>
        <w:t>www.maine.gov/dhhs/policies/Employment_Policy_for_Individuals_Served.pdf</w:t>
      </w:r>
      <w:r w:rsidR="003B031C" w:rsidRPr="002C427B">
        <w:rPr>
          <w:rStyle w:val="Hyperlink"/>
          <w:rFonts w:asciiTheme="majorHAnsi" w:hAnsiTheme="majorHAnsi"/>
          <w:rPrChange w:id="452" w:author="David Hoff" w:date="2016-04-13T08:36:00Z">
            <w:rPr>
              <w:rStyle w:val="Hyperlink"/>
              <w:rFonts w:asciiTheme="majorHAnsi" w:hAnsiTheme="majorHAnsi"/>
            </w:rPr>
          </w:rPrChange>
        </w:rPr>
        <w:fldChar w:fldCharType="end"/>
      </w:r>
    </w:p>
    <w:p w14:paraId="7F6BA61B" w14:textId="77777777" w:rsidR="003C54BC" w:rsidRPr="0006677D" w:rsidRDefault="003C54BC" w:rsidP="0090411F">
      <w:pPr>
        <w:pStyle w:val="ListParagraph"/>
        <w:numPr>
          <w:ilvl w:val="0"/>
          <w:numId w:val="17"/>
        </w:numPr>
        <w:rPr>
          <w:rFonts w:asciiTheme="majorHAnsi" w:hAnsiTheme="majorHAnsi"/>
          <w:i/>
        </w:rPr>
      </w:pPr>
      <w:r w:rsidRPr="0006677D">
        <w:rPr>
          <w:rFonts w:asciiTheme="majorHAnsi" w:hAnsiTheme="majorHAnsi"/>
        </w:rPr>
        <w:t>ME Employment First Website:</w:t>
      </w:r>
      <w:r w:rsidRPr="0006677D">
        <w:rPr>
          <w:rFonts w:asciiTheme="majorHAnsi" w:hAnsiTheme="majorHAnsi"/>
          <w:i/>
        </w:rPr>
        <w:t xml:space="preserve"> </w:t>
      </w:r>
      <w:r w:rsidRPr="0006677D">
        <w:rPr>
          <w:rFonts w:asciiTheme="majorHAnsi" w:hAnsiTheme="majorHAnsi"/>
        </w:rPr>
        <w:t>Website of ME Employment First coalition</w:t>
      </w:r>
      <w:r w:rsidR="00A27698" w:rsidRPr="0006677D">
        <w:rPr>
          <w:rFonts w:asciiTheme="majorHAnsi" w:hAnsiTheme="majorHAnsi"/>
        </w:rPr>
        <w:t>:</w:t>
      </w:r>
      <w:r w:rsidRPr="0006677D">
        <w:rPr>
          <w:rFonts w:asciiTheme="majorHAnsi" w:hAnsiTheme="majorHAnsi"/>
        </w:rPr>
        <w:t xml:space="preserve"> </w:t>
      </w:r>
      <w:r w:rsidR="003B031C" w:rsidRPr="002C427B">
        <w:rPr>
          <w:rFonts w:asciiTheme="majorHAnsi" w:hAnsiTheme="majorHAnsi"/>
          <w:rPrChange w:id="453" w:author="David Hoff" w:date="2016-04-13T08:36:00Z">
            <w:rPr>
              <w:rStyle w:val="Hyperlink"/>
              <w:rFonts w:asciiTheme="majorHAnsi" w:hAnsiTheme="majorHAnsi"/>
            </w:rPr>
          </w:rPrChange>
        </w:rPr>
        <w:fldChar w:fldCharType="begin"/>
      </w:r>
      <w:r w:rsidR="003B031C" w:rsidRPr="002C427B">
        <w:rPr>
          <w:rFonts w:asciiTheme="majorHAnsi" w:hAnsiTheme="majorHAnsi"/>
          <w:rPrChange w:id="454" w:author="David Hoff" w:date="2016-04-13T08:36:00Z">
            <w:rPr/>
          </w:rPrChange>
        </w:rPr>
        <w:instrText xml:space="preserve"> HYPERLINK "http://www.employmentfirstmaine.org" </w:instrText>
      </w:r>
      <w:r w:rsidR="003B031C" w:rsidRPr="002C427B">
        <w:rPr>
          <w:rFonts w:asciiTheme="majorHAnsi" w:hAnsiTheme="majorHAnsi"/>
          <w:rPrChange w:id="455"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www.employmentfirstmaine.org</w:t>
      </w:r>
      <w:r w:rsidR="003B031C" w:rsidRPr="002C427B">
        <w:rPr>
          <w:rStyle w:val="Hyperlink"/>
          <w:rFonts w:asciiTheme="majorHAnsi" w:hAnsiTheme="majorHAnsi"/>
          <w:rPrChange w:id="456"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5FD05597" w14:textId="77777777" w:rsidR="0077191F" w:rsidRPr="002C427B" w:rsidRDefault="0077191F" w:rsidP="0077191F">
      <w:pPr>
        <w:rPr>
          <w:rFonts w:asciiTheme="majorHAnsi" w:hAnsiTheme="majorHAnsi"/>
        </w:rPr>
      </w:pPr>
    </w:p>
    <w:p w14:paraId="56705E64" w14:textId="77777777" w:rsidR="00E62C12" w:rsidRPr="002C427B" w:rsidRDefault="00E62C12" w:rsidP="0077191F">
      <w:pPr>
        <w:rPr>
          <w:rFonts w:asciiTheme="majorHAnsi" w:hAnsiTheme="majorHAnsi"/>
          <w:b/>
          <w:i/>
        </w:rPr>
      </w:pPr>
      <w:r w:rsidRPr="002C427B">
        <w:rPr>
          <w:rFonts w:asciiTheme="majorHAnsi" w:hAnsiTheme="majorHAnsi"/>
          <w:b/>
        </w:rPr>
        <w:t>Maryland</w:t>
      </w:r>
    </w:p>
    <w:p w14:paraId="4DF7A80F" w14:textId="087C6493" w:rsidR="00B363F7" w:rsidRPr="002C427B" w:rsidRDefault="00B363F7" w:rsidP="0090411F">
      <w:pPr>
        <w:pStyle w:val="ListParagraph"/>
        <w:numPr>
          <w:ilvl w:val="0"/>
          <w:numId w:val="18"/>
        </w:numPr>
        <w:rPr>
          <w:ins w:id="457" w:author="David Hoff" w:date="2016-04-12T18:40:00Z"/>
          <w:rFonts w:asciiTheme="majorHAnsi" w:hAnsiTheme="majorHAnsi"/>
          <w:i/>
          <w:rPrChange w:id="458" w:author="David Hoff" w:date="2016-04-13T08:36:00Z">
            <w:rPr>
              <w:ins w:id="459" w:author="David Hoff" w:date="2016-04-12T18:40:00Z"/>
              <w:rFonts w:asciiTheme="majorHAnsi" w:hAnsiTheme="majorHAnsi"/>
            </w:rPr>
          </w:rPrChange>
        </w:rPr>
      </w:pPr>
      <w:ins w:id="460" w:author="David Hoff" w:date="2016-04-12T18:40:00Z">
        <w:r w:rsidRPr="002C427B">
          <w:rPr>
            <w:rFonts w:asciiTheme="majorHAnsi" w:hAnsiTheme="majorHAnsi"/>
          </w:rPr>
          <w:t xml:space="preserve">MD Employment First Policy: </w:t>
        </w:r>
      </w:ins>
      <w:ins w:id="461" w:author="David Hoff" w:date="2016-04-12T18:41:00Z">
        <w:r w:rsidRPr="002C427B">
          <w:rPr>
            <w:rFonts w:asciiTheme="majorHAnsi" w:hAnsiTheme="majorHAnsi"/>
          </w:rPr>
          <w:t xml:space="preserve">Maryland Department of Disabilities </w:t>
        </w:r>
      </w:ins>
      <w:ins w:id="462" w:author="David Hoff" w:date="2016-04-12T18:40:00Z">
        <w:r w:rsidRPr="002C427B">
          <w:rPr>
            <w:rFonts w:asciiTheme="majorHAnsi" w:hAnsiTheme="majorHAnsi"/>
          </w:rPr>
          <w:t>information on Employment First in Maryland</w:t>
        </w:r>
      </w:ins>
      <w:ins w:id="463" w:author="David Hoff" w:date="2016-04-12T18:49:00Z">
        <w:r w:rsidRPr="002C427B">
          <w:rPr>
            <w:rFonts w:asciiTheme="majorHAnsi" w:hAnsiTheme="majorHAnsi"/>
          </w:rPr>
          <w:t xml:space="preserve"> that includes Developmental Disabilities Administration policy on Employment First</w:t>
        </w:r>
      </w:ins>
      <w:ins w:id="464" w:author="David Hoff" w:date="2016-04-12T18:40:00Z">
        <w:r w:rsidRPr="002C427B">
          <w:rPr>
            <w:rFonts w:asciiTheme="majorHAnsi" w:hAnsiTheme="majorHAnsi"/>
          </w:rPr>
          <w:t xml:space="preserve">: </w:t>
        </w:r>
      </w:ins>
      <w:ins w:id="465" w:author="David Hoff" w:date="2016-04-12T18:41:00Z">
        <w:r w:rsidRPr="002C427B">
          <w:rPr>
            <w:rFonts w:asciiTheme="majorHAnsi" w:hAnsiTheme="majorHAnsi"/>
          </w:rPr>
          <w:t>http://mdod.maryland.gov/employment/Pages/employment-first.aspx</w:t>
        </w:r>
      </w:ins>
    </w:p>
    <w:p w14:paraId="2FE208AE" w14:textId="5FA33114" w:rsidR="00E62C12" w:rsidRPr="002C427B" w:rsidRDefault="00826C2B" w:rsidP="0090411F">
      <w:pPr>
        <w:pStyle w:val="ListParagraph"/>
        <w:numPr>
          <w:ilvl w:val="0"/>
          <w:numId w:val="18"/>
        </w:numPr>
        <w:rPr>
          <w:rFonts w:asciiTheme="majorHAnsi" w:hAnsiTheme="majorHAnsi"/>
          <w:i/>
        </w:rPr>
      </w:pPr>
      <w:r w:rsidRPr="002C427B">
        <w:rPr>
          <w:rFonts w:asciiTheme="majorHAnsi" w:hAnsiTheme="majorHAnsi"/>
        </w:rPr>
        <w:t xml:space="preserve">MD </w:t>
      </w:r>
      <w:r w:rsidR="00E62C12" w:rsidRPr="0006677D">
        <w:rPr>
          <w:rFonts w:asciiTheme="majorHAnsi" w:hAnsiTheme="majorHAnsi"/>
        </w:rPr>
        <w:t xml:space="preserve">Development Disabilities Administration </w:t>
      </w:r>
      <w:del w:id="466" w:author="David Hoff" w:date="2016-04-12T18:47:00Z">
        <w:r w:rsidR="00E62C12" w:rsidRPr="0006677D" w:rsidDel="00B363F7">
          <w:rPr>
            <w:rFonts w:asciiTheme="majorHAnsi" w:hAnsiTheme="majorHAnsi"/>
          </w:rPr>
          <w:delText>Position Statement on Employment Services</w:delText>
        </w:r>
      </w:del>
      <w:ins w:id="467" w:author="David Hoff" w:date="2016-04-12T18:47:00Z">
        <w:r w:rsidR="00B363F7" w:rsidRPr="0006677D">
          <w:rPr>
            <w:rFonts w:asciiTheme="majorHAnsi" w:hAnsiTheme="majorHAnsi"/>
          </w:rPr>
          <w:t>Employment First information</w:t>
        </w:r>
      </w:ins>
      <w:r w:rsidR="00E62C12" w:rsidRPr="0006677D">
        <w:rPr>
          <w:rFonts w:asciiTheme="majorHAnsi" w:hAnsiTheme="majorHAnsi"/>
        </w:rPr>
        <w:t xml:space="preserve">: </w:t>
      </w:r>
      <w:ins w:id="468" w:author="David Hoff" w:date="2016-04-12T18:48:00Z">
        <w:r w:rsidR="00B363F7" w:rsidRPr="0006677D">
          <w:rPr>
            <w:rFonts w:asciiTheme="majorHAnsi" w:hAnsiTheme="majorHAnsi"/>
          </w:rPr>
          <w:t xml:space="preserve">Information from the Maryland Developmental Disabilities Administration </w:t>
        </w:r>
        <w:r w:rsidR="00B363F7" w:rsidRPr="002C427B">
          <w:rPr>
            <w:rFonts w:asciiTheme="majorHAnsi" w:hAnsiTheme="majorHAnsi"/>
          </w:rPr>
          <w:t xml:space="preserve">on Employment First: </w:t>
        </w:r>
        <w:r w:rsidR="00B363F7" w:rsidRPr="0006677D">
          <w:rPr>
            <w:rFonts w:asciiTheme="majorHAnsi" w:hAnsiTheme="majorHAnsi"/>
          </w:rPr>
          <w:fldChar w:fldCharType="begin"/>
        </w:r>
        <w:r w:rsidR="00B363F7" w:rsidRPr="002C427B">
          <w:rPr>
            <w:rFonts w:asciiTheme="majorHAnsi" w:hAnsiTheme="majorHAnsi"/>
          </w:rPr>
          <w:instrText xml:space="preserve"> HYPERLINK "http://dda.dhmh.maryland.gov/Pages/employment.aspx" </w:instrText>
        </w:r>
        <w:r w:rsidR="00B363F7" w:rsidRPr="0006677D">
          <w:rPr>
            <w:rFonts w:asciiTheme="majorHAnsi" w:hAnsiTheme="majorHAnsi"/>
            <w:rPrChange w:id="469" w:author="David Hoff" w:date="2016-04-13T08:36:00Z">
              <w:rPr>
                <w:rFonts w:asciiTheme="majorHAnsi" w:hAnsiTheme="majorHAnsi"/>
              </w:rPr>
            </w:rPrChange>
          </w:rPr>
          <w:fldChar w:fldCharType="separate"/>
        </w:r>
        <w:r w:rsidR="00B363F7" w:rsidRPr="0006677D">
          <w:rPr>
            <w:rStyle w:val="Hyperlink"/>
            <w:rFonts w:asciiTheme="majorHAnsi" w:hAnsiTheme="majorHAnsi"/>
          </w:rPr>
          <w:t>http://dda.dhmh.maryland.gov/Pages/employment.aspx</w:t>
        </w:r>
        <w:r w:rsidR="00B363F7" w:rsidRPr="0006677D">
          <w:rPr>
            <w:rFonts w:asciiTheme="majorHAnsi" w:hAnsiTheme="majorHAnsi"/>
          </w:rPr>
          <w:fldChar w:fldCharType="end"/>
        </w:r>
        <w:r w:rsidR="00B363F7" w:rsidRPr="002C427B">
          <w:rPr>
            <w:rFonts w:asciiTheme="majorHAnsi" w:hAnsiTheme="majorHAnsi"/>
          </w:rPr>
          <w:t xml:space="preserve"> </w:t>
        </w:r>
      </w:ins>
      <w:del w:id="470" w:author="David Hoff" w:date="2016-04-12T18:48:00Z">
        <w:r w:rsidR="00E62C12" w:rsidRPr="0006677D" w:rsidDel="00B363F7">
          <w:rPr>
            <w:rFonts w:asciiTheme="majorHAnsi" w:hAnsiTheme="majorHAnsi"/>
          </w:rPr>
          <w:delText>October 2008 statement indicating employment in the community is first service option that should be considered</w:delText>
        </w:r>
        <w:r w:rsidR="00A27698" w:rsidRPr="0006677D" w:rsidDel="00B363F7">
          <w:rPr>
            <w:rFonts w:asciiTheme="majorHAnsi" w:hAnsiTheme="majorHAnsi"/>
          </w:rPr>
          <w:delText>:</w:delText>
        </w:r>
        <w:r w:rsidR="00E62C12" w:rsidRPr="0006677D" w:rsidDel="00B363F7">
          <w:rPr>
            <w:rFonts w:asciiTheme="majorHAnsi" w:hAnsiTheme="majorHAnsi"/>
          </w:rPr>
          <w:delText xml:space="preserve"> </w:delText>
        </w:r>
        <w:r w:rsidR="00A32081" w:rsidRPr="002C427B" w:rsidDel="00B363F7">
          <w:rPr>
            <w:rFonts w:asciiTheme="majorHAnsi" w:hAnsiTheme="majorHAnsi"/>
            <w:rPrChange w:id="471" w:author="David Hoff" w:date="2016-04-13T08:36:00Z">
              <w:rPr>
                <w:rStyle w:val="Hyperlink"/>
                <w:rFonts w:asciiTheme="majorHAnsi" w:hAnsiTheme="majorHAnsi"/>
              </w:rPr>
            </w:rPrChange>
          </w:rPr>
          <w:fldChar w:fldCharType="begin"/>
        </w:r>
        <w:r w:rsidR="00A32081" w:rsidRPr="002C427B" w:rsidDel="00B363F7">
          <w:rPr>
            <w:rFonts w:asciiTheme="majorHAnsi" w:hAnsiTheme="majorHAnsi"/>
            <w:rPrChange w:id="472" w:author="David Hoff" w:date="2016-04-13T08:36:00Z">
              <w:rPr/>
            </w:rPrChange>
          </w:rPr>
          <w:delInstrText xml:space="preserve"> HYPERLINK "http://dda.dhmh.maryland.gov/SitePages/Training/DDA91809.pdf" </w:delInstrText>
        </w:r>
        <w:r w:rsidR="00A32081" w:rsidRPr="002C427B" w:rsidDel="00B363F7">
          <w:rPr>
            <w:rFonts w:asciiTheme="majorHAnsi" w:hAnsiTheme="majorHAnsi"/>
            <w:rPrChange w:id="473" w:author="David Hoff" w:date="2016-04-13T08:36:00Z">
              <w:rPr>
                <w:rStyle w:val="Hyperlink"/>
                <w:rFonts w:asciiTheme="majorHAnsi" w:hAnsiTheme="majorHAnsi"/>
              </w:rPr>
            </w:rPrChange>
          </w:rPr>
          <w:fldChar w:fldCharType="separate"/>
        </w:r>
        <w:r w:rsidR="00E62C12" w:rsidRPr="002C427B" w:rsidDel="00B363F7">
          <w:rPr>
            <w:rStyle w:val="Hyperlink"/>
            <w:rFonts w:asciiTheme="majorHAnsi" w:hAnsiTheme="majorHAnsi"/>
          </w:rPr>
          <w:delText>http://dda.dhmh.maryland.gov/SitePages/Training/DDA91809.pdf</w:delText>
        </w:r>
        <w:r w:rsidR="00A32081" w:rsidRPr="002C427B" w:rsidDel="00B363F7">
          <w:rPr>
            <w:rStyle w:val="Hyperlink"/>
            <w:rFonts w:asciiTheme="majorHAnsi" w:hAnsiTheme="majorHAnsi"/>
            <w:rPrChange w:id="474" w:author="David Hoff" w:date="2016-04-13T08:36:00Z">
              <w:rPr>
                <w:rStyle w:val="Hyperlink"/>
                <w:rFonts w:asciiTheme="majorHAnsi" w:hAnsiTheme="majorHAnsi"/>
              </w:rPr>
            </w:rPrChange>
          </w:rPr>
          <w:fldChar w:fldCharType="end"/>
        </w:r>
      </w:del>
    </w:p>
    <w:p w14:paraId="0D73D9B3" w14:textId="1936829E" w:rsidR="00E62C12" w:rsidRPr="002C427B" w:rsidDel="00346028" w:rsidRDefault="00826C2B" w:rsidP="0090411F">
      <w:pPr>
        <w:pStyle w:val="ListParagraph"/>
        <w:numPr>
          <w:ilvl w:val="0"/>
          <w:numId w:val="18"/>
        </w:numPr>
        <w:rPr>
          <w:del w:id="475" w:author="David Hoff" w:date="2016-04-13T08:19:00Z"/>
          <w:rFonts w:asciiTheme="majorHAnsi" w:hAnsiTheme="majorHAnsi"/>
          <w:i/>
        </w:rPr>
      </w:pPr>
      <w:del w:id="476" w:author="David Hoff" w:date="2016-04-13T08:19:00Z">
        <w:r w:rsidRPr="0006677D" w:rsidDel="00346028">
          <w:rPr>
            <w:rFonts w:asciiTheme="majorHAnsi" w:hAnsiTheme="majorHAnsi"/>
          </w:rPr>
          <w:delText xml:space="preserve">MD </w:delText>
        </w:r>
        <w:r w:rsidR="00E62C12" w:rsidRPr="0006677D" w:rsidDel="00346028">
          <w:rPr>
            <w:rFonts w:asciiTheme="majorHAnsi" w:hAnsiTheme="majorHAnsi"/>
          </w:rPr>
          <w:delText xml:space="preserve">Employment First Overview: </w:delText>
        </w:r>
        <w:r w:rsidR="003C54BC" w:rsidRPr="0006677D" w:rsidDel="00346028">
          <w:rPr>
            <w:rFonts w:asciiTheme="majorHAnsi" w:hAnsiTheme="majorHAnsi"/>
          </w:rPr>
          <w:delText>2008 o</w:delText>
        </w:r>
        <w:r w:rsidR="00E62C12" w:rsidRPr="0006677D" w:rsidDel="00346028">
          <w:rPr>
            <w:rFonts w:asciiTheme="majorHAnsi" w:hAnsiTheme="majorHAnsi"/>
          </w:rPr>
          <w:delText>verview of Maryland’s Development Disabilities Administration Employment First initiative</w:delText>
        </w:r>
        <w:r w:rsidR="00A27698" w:rsidRPr="0006677D" w:rsidDel="00346028">
          <w:rPr>
            <w:rFonts w:asciiTheme="majorHAnsi" w:hAnsiTheme="majorHAnsi"/>
          </w:rPr>
          <w:delText>:</w:delText>
        </w:r>
        <w:r w:rsidR="00E62C12" w:rsidRPr="0006677D" w:rsidDel="00346028">
          <w:rPr>
            <w:rFonts w:asciiTheme="majorHAnsi" w:hAnsiTheme="majorHAnsi"/>
          </w:rPr>
          <w:delText xml:space="preserve"> </w:delText>
        </w:r>
        <w:r w:rsidR="003B031C" w:rsidRPr="002C427B" w:rsidDel="00346028">
          <w:rPr>
            <w:rFonts w:asciiTheme="majorHAnsi" w:hAnsiTheme="majorHAnsi"/>
            <w:rPrChange w:id="477" w:author="David Hoff" w:date="2016-04-13T08:36:00Z">
              <w:rPr>
                <w:rStyle w:val="Hyperlink"/>
                <w:rFonts w:asciiTheme="majorHAnsi" w:hAnsiTheme="majorHAnsi"/>
              </w:rPr>
            </w:rPrChange>
          </w:rPr>
          <w:fldChar w:fldCharType="begin"/>
        </w:r>
        <w:r w:rsidR="003B031C" w:rsidRPr="002C427B" w:rsidDel="00346028">
          <w:rPr>
            <w:rFonts w:asciiTheme="majorHAnsi" w:hAnsiTheme="majorHAnsi"/>
            <w:rPrChange w:id="478" w:author="David Hoff" w:date="2016-04-13T08:36:00Z">
              <w:rPr/>
            </w:rPrChange>
          </w:rPr>
          <w:delInstrText xml:space="preserve"> HYPERLINK "http://www.reinventingquality.org/docs/ColleenGauruder-08.pdf" </w:delInstrText>
        </w:r>
        <w:r w:rsidR="003B031C" w:rsidRPr="002C427B" w:rsidDel="00346028">
          <w:rPr>
            <w:rFonts w:asciiTheme="majorHAnsi" w:hAnsiTheme="majorHAnsi"/>
            <w:rPrChange w:id="479" w:author="David Hoff" w:date="2016-04-13T08:36:00Z">
              <w:rPr>
                <w:rStyle w:val="Hyperlink"/>
                <w:rFonts w:asciiTheme="majorHAnsi" w:hAnsiTheme="majorHAnsi"/>
              </w:rPr>
            </w:rPrChange>
          </w:rPr>
          <w:fldChar w:fldCharType="separate"/>
        </w:r>
        <w:r w:rsidR="00E62C12" w:rsidRPr="002C427B" w:rsidDel="00346028">
          <w:rPr>
            <w:rStyle w:val="Hyperlink"/>
            <w:rFonts w:asciiTheme="majorHAnsi" w:hAnsiTheme="majorHAnsi"/>
          </w:rPr>
          <w:delText>www.reinventingquality.org/docs/ColleenGauruder-08.pdf</w:delText>
        </w:r>
        <w:r w:rsidR="003B031C" w:rsidRPr="002C427B" w:rsidDel="00346028">
          <w:rPr>
            <w:rStyle w:val="Hyperlink"/>
            <w:rFonts w:asciiTheme="majorHAnsi" w:hAnsiTheme="majorHAnsi"/>
            <w:rPrChange w:id="480" w:author="David Hoff" w:date="2016-04-13T08:36:00Z">
              <w:rPr>
                <w:rStyle w:val="Hyperlink"/>
                <w:rFonts w:asciiTheme="majorHAnsi" w:hAnsiTheme="majorHAnsi"/>
              </w:rPr>
            </w:rPrChange>
          </w:rPr>
          <w:fldChar w:fldCharType="end"/>
        </w:r>
      </w:del>
    </w:p>
    <w:p w14:paraId="30735D61" w14:textId="77777777" w:rsidR="0077191F" w:rsidRPr="002C427B" w:rsidRDefault="0077191F" w:rsidP="0077191F">
      <w:pPr>
        <w:rPr>
          <w:rFonts w:asciiTheme="majorHAnsi" w:hAnsiTheme="majorHAnsi"/>
        </w:rPr>
      </w:pPr>
    </w:p>
    <w:p w14:paraId="54D2124D" w14:textId="77777777" w:rsidR="001F346B" w:rsidRPr="002C427B" w:rsidRDefault="001F346B" w:rsidP="0077191F">
      <w:pPr>
        <w:rPr>
          <w:rFonts w:asciiTheme="majorHAnsi" w:hAnsiTheme="majorHAnsi"/>
          <w:b/>
          <w:i/>
        </w:rPr>
      </w:pPr>
      <w:r w:rsidRPr="002C427B">
        <w:rPr>
          <w:rFonts w:asciiTheme="majorHAnsi" w:hAnsiTheme="majorHAnsi"/>
          <w:b/>
        </w:rPr>
        <w:t>Massachusetts</w:t>
      </w:r>
    </w:p>
    <w:p w14:paraId="1A14F96E" w14:textId="6881219B" w:rsidR="00003288" w:rsidRPr="002C427B" w:rsidRDefault="001F346B" w:rsidP="0090411F">
      <w:pPr>
        <w:pStyle w:val="ListParagraph"/>
        <w:numPr>
          <w:ilvl w:val="0"/>
          <w:numId w:val="19"/>
        </w:numPr>
        <w:rPr>
          <w:rFonts w:asciiTheme="majorHAnsi" w:hAnsiTheme="majorHAnsi"/>
          <w:i/>
        </w:rPr>
      </w:pPr>
      <w:r w:rsidRPr="002C427B">
        <w:rPr>
          <w:rFonts w:asciiTheme="majorHAnsi" w:hAnsiTheme="majorHAnsi"/>
        </w:rPr>
        <w:t xml:space="preserve">MA Employment First Policy: </w:t>
      </w:r>
      <w:del w:id="481" w:author="David Hoff" w:date="2016-04-13T08:19:00Z">
        <w:r w:rsidRPr="002C427B" w:rsidDel="00346028">
          <w:rPr>
            <w:rFonts w:asciiTheme="majorHAnsi" w:hAnsiTheme="majorHAnsi"/>
          </w:rPr>
          <w:delText xml:space="preserve">2010 policy issuance from </w:delText>
        </w:r>
      </w:del>
      <w:r w:rsidRPr="002C427B">
        <w:rPr>
          <w:rFonts w:asciiTheme="majorHAnsi" w:hAnsiTheme="majorHAnsi"/>
        </w:rPr>
        <w:t>Massachusetts Department of Developmental Services</w:t>
      </w:r>
      <w:ins w:id="482" w:author="David Hoff" w:date="2016-04-13T08:19:00Z">
        <w:r w:rsidR="00346028" w:rsidRPr="002C427B">
          <w:rPr>
            <w:rFonts w:asciiTheme="majorHAnsi" w:hAnsiTheme="majorHAnsi"/>
          </w:rPr>
          <w:t xml:space="preserve"> Employment First Policy (#2010-2)</w:t>
        </w:r>
      </w:ins>
      <w:ins w:id="483" w:author="David Hoff" w:date="2016-04-13T08:20:00Z">
        <w:r w:rsidR="00346028" w:rsidRPr="002C427B">
          <w:rPr>
            <w:rFonts w:asciiTheme="majorHAnsi" w:hAnsiTheme="majorHAnsi"/>
          </w:rPr>
          <w:t>, issued in 2010</w:t>
        </w:r>
      </w:ins>
      <w:r w:rsidR="00A27698" w:rsidRPr="002C427B">
        <w:rPr>
          <w:rFonts w:asciiTheme="majorHAnsi" w:hAnsiTheme="majorHAnsi"/>
        </w:rPr>
        <w:t>:</w:t>
      </w:r>
      <w:r w:rsidR="00195E41" w:rsidRPr="002C427B">
        <w:rPr>
          <w:rFonts w:asciiTheme="majorHAnsi" w:hAnsiTheme="majorHAnsi"/>
        </w:rPr>
        <w:br/>
      </w:r>
      <w:r w:rsidR="003B031C" w:rsidRPr="002C427B">
        <w:rPr>
          <w:rFonts w:asciiTheme="majorHAnsi" w:hAnsiTheme="majorHAnsi"/>
          <w:rPrChange w:id="484" w:author="David Hoff" w:date="2016-04-13T08:36:00Z">
            <w:rPr>
              <w:rStyle w:val="Hyperlink"/>
              <w:rFonts w:asciiTheme="majorHAnsi" w:hAnsiTheme="majorHAnsi"/>
            </w:rPr>
          </w:rPrChange>
        </w:rPr>
        <w:fldChar w:fldCharType="begin"/>
      </w:r>
      <w:r w:rsidR="003B031C" w:rsidRPr="002C427B">
        <w:rPr>
          <w:rFonts w:asciiTheme="majorHAnsi" w:hAnsiTheme="majorHAnsi"/>
          <w:rPrChange w:id="485" w:author="David Hoff" w:date="2016-04-13T08:36:00Z">
            <w:rPr/>
          </w:rPrChange>
        </w:rPr>
        <w:instrText xml:space="preserve"> HYPERLINK "http://www.mass.gov/eohhs/gov/laws-regs/dds/policies/s-employment-first-policy-2010-2.html" </w:instrText>
      </w:r>
      <w:r w:rsidR="003B031C" w:rsidRPr="002C427B">
        <w:rPr>
          <w:rFonts w:asciiTheme="majorHAnsi" w:hAnsiTheme="majorHAnsi"/>
          <w:rPrChange w:id="486" w:author="David Hoff" w:date="2016-04-13T08:36:00Z">
            <w:rPr>
              <w:rStyle w:val="Hyperlink"/>
              <w:rFonts w:asciiTheme="majorHAnsi" w:hAnsiTheme="majorHAnsi"/>
            </w:rPr>
          </w:rPrChange>
        </w:rPr>
        <w:fldChar w:fldCharType="separate"/>
      </w:r>
      <w:r w:rsidR="00195E41" w:rsidRPr="002C427B">
        <w:rPr>
          <w:rStyle w:val="Hyperlink"/>
          <w:rFonts w:asciiTheme="majorHAnsi" w:hAnsiTheme="majorHAnsi"/>
        </w:rPr>
        <w:t>www.mass.gov/eohhs/gov/laws-regs/dds/policies/s-employment-first-policy-2010-2.html</w:t>
      </w:r>
      <w:r w:rsidR="003B031C" w:rsidRPr="002C427B">
        <w:rPr>
          <w:rStyle w:val="Hyperlink"/>
          <w:rFonts w:asciiTheme="majorHAnsi" w:hAnsiTheme="majorHAnsi"/>
          <w:rPrChange w:id="487" w:author="David Hoff" w:date="2016-04-13T08:36:00Z">
            <w:rPr>
              <w:rStyle w:val="Hyperlink"/>
              <w:rFonts w:asciiTheme="majorHAnsi" w:hAnsiTheme="majorHAnsi"/>
            </w:rPr>
          </w:rPrChange>
        </w:rPr>
        <w:fldChar w:fldCharType="end"/>
      </w:r>
    </w:p>
    <w:p w14:paraId="31B1A231" w14:textId="174998F6" w:rsidR="00E112E9" w:rsidRPr="002C427B" w:rsidDel="009A29FA" w:rsidRDefault="001F346B" w:rsidP="0090411F">
      <w:pPr>
        <w:pStyle w:val="ListParagraph"/>
        <w:numPr>
          <w:ilvl w:val="0"/>
          <w:numId w:val="19"/>
        </w:numPr>
        <w:rPr>
          <w:del w:id="488" w:author="David Hoff" w:date="2016-04-12T18:50:00Z"/>
          <w:rFonts w:asciiTheme="majorHAnsi" w:hAnsiTheme="majorHAnsi"/>
          <w:i/>
        </w:rPr>
      </w:pPr>
      <w:del w:id="489" w:author="David Hoff" w:date="2016-04-12T18:50:00Z">
        <w:r w:rsidRPr="0006677D" w:rsidDel="009A29FA">
          <w:rPr>
            <w:rFonts w:asciiTheme="majorHAnsi" w:hAnsiTheme="majorHAnsi"/>
          </w:rPr>
          <w:delText>MA DDS RFQ: Excerpts from 2009 Massachusetts Department of Developmental Services service provider solicitation, highlighting a shift in Massachusetts to an Employment First Policy</w:delText>
        </w:r>
        <w:r w:rsidR="00A27698" w:rsidRPr="0006677D" w:rsidDel="009A29FA">
          <w:rPr>
            <w:rFonts w:asciiTheme="majorHAnsi" w:hAnsiTheme="majorHAnsi"/>
          </w:rPr>
          <w:delText>:</w:delText>
        </w:r>
        <w:r w:rsidR="00E112E9" w:rsidRPr="0006677D" w:rsidDel="009A29FA">
          <w:rPr>
            <w:rFonts w:asciiTheme="majorHAnsi" w:hAnsiTheme="majorHAnsi"/>
          </w:rPr>
          <w:delText xml:space="preserve"> </w:delText>
        </w:r>
        <w:r w:rsidR="00A32081" w:rsidRPr="002C427B" w:rsidDel="009A29FA">
          <w:rPr>
            <w:rFonts w:asciiTheme="majorHAnsi" w:hAnsiTheme="majorHAnsi"/>
            <w:rPrChange w:id="490" w:author="David Hoff" w:date="2016-04-13T08:36:00Z">
              <w:rPr>
                <w:rStyle w:val="Hyperlink"/>
                <w:rFonts w:asciiTheme="majorHAnsi" w:hAnsiTheme="majorHAnsi"/>
              </w:rPr>
            </w:rPrChange>
          </w:rPr>
          <w:fldChar w:fldCharType="begin"/>
        </w:r>
        <w:r w:rsidR="00A32081" w:rsidRPr="002C427B" w:rsidDel="009A29FA">
          <w:rPr>
            <w:rFonts w:asciiTheme="majorHAnsi" w:hAnsiTheme="majorHAnsi"/>
            <w:rPrChange w:id="491" w:author="David Hoff" w:date="2016-04-13T08:36:00Z">
              <w:rPr/>
            </w:rPrChange>
          </w:rPr>
          <w:delInstrText xml:space="preserve"> HYPERLINK "http://odep-stage.icfwebservices.com/odep/integrated-employment/publications/App%20C.364.pdf" </w:delInstrText>
        </w:r>
        <w:r w:rsidR="00A32081" w:rsidRPr="002C427B" w:rsidDel="009A29FA">
          <w:rPr>
            <w:rFonts w:asciiTheme="majorHAnsi" w:hAnsiTheme="majorHAnsi"/>
            <w:rPrChange w:id="492" w:author="David Hoff" w:date="2016-04-13T08:36:00Z">
              <w:rPr>
                <w:rStyle w:val="Hyperlink"/>
                <w:rFonts w:asciiTheme="majorHAnsi" w:hAnsiTheme="majorHAnsi"/>
              </w:rPr>
            </w:rPrChange>
          </w:rPr>
          <w:fldChar w:fldCharType="separate"/>
        </w:r>
        <w:r w:rsidR="00E112E9" w:rsidRPr="002C427B" w:rsidDel="009A29FA">
          <w:rPr>
            <w:rStyle w:val="Hyperlink"/>
            <w:rFonts w:asciiTheme="majorHAnsi" w:hAnsiTheme="majorHAnsi"/>
          </w:rPr>
          <w:delText>http://odep-stage.icfwebservices.com/odep/integrated-employment/publications/App%20C.364.pdf</w:delText>
        </w:r>
        <w:r w:rsidR="00A32081" w:rsidRPr="002C427B" w:rsidDel="009A29FA">
          <w:rPr>
            <w:rStyle w:val="Hyperlink"/>
            <w:rFonts w:asciiTheme="majorHAnsi" w:hAnsiTheme="majorHAnsi"/>
            <w:rPrChange w:id="493" w:author="David Hoff" w:date="2016-04-13T08:36:00Z">
              <w:rPr>
                <w:rStyle w:val="Hyperlink"/>
                <w:rFonts w:asciiTheme="majorHAnsi" w:hAnsiTheme="majorHAnsi"/>
              </w:rPr>
            </w:rPrChange>
          </w:rPr>
          <w:fldChar w:fldCharType="end"/>
        </w:r>
      </w:del>
    </w:p>
    <w:p w14:paraId="272BC7FB" w14:textId="19B24038" w:rsidR="009A29FA" w:rsidRPr="002C427B" w:rsidRDefault="00DD4466" w:rsidP="0090411F">
      <w:pPr>
        <w:pStyle w:val="ListParagraph"/>
        <w:numPr>
          <w:ilvl w:val="0"/>
          <w:numId w:val="19"/>
        </w:numPr>
        <w:rPr>
          <w:ins w:id="494" w:author="David Hoff" w:date="2016-04-12T18:53:00Z"/>
          <w:rFonts w:asciiTheme="majorHAnsi" w:hAnsiTheme="majorHAnsi"/>
          <w:i/>
          <w:rPrChange w:id="495" w:author="David Hoff" w:date="2016-04-13T08:36:00Z">
            <w:rPr>
              <w:ins w:id="496" w:author="David Hoff" w:date="2016-04-12T18:53:00Z"/>
              <w:rFonts w:asciiTheme="majorHAnsi" w:hAnsiTheme="majorHAnsi"/>
            </w:rPr>
          </w:rPrChange>
        </w:rPr>
      </w:pPr>
      <w:r w:rsidRPr="0006677D">
        <w:rPr>
          <w:rFonts w:asciiTheme="majorHAnsi" w:hAnsiTheme="majorHAnsi"/>
        </w:rPr>
        <w:t xml:space="preserve">MA Employment Blueprint: </w:t>
      </w:r>
      <w:ins w:id="497" w:author="David Hoff" w:date="2016-04-13T08:20:00Z">
        <w:r w:rsidR="00346028" w:rsidRPr="0006677D">
          <w:rPr>
            <w:rFonts w:asciiTheme="majorHAnsi" w:hAnsiTheme="majorHAnsi"/>
          </w:rPr>
          <w:t xml:space="preserve">November </w:t>
        </w:r>
      </w:ins>
      <w:ins w:id="498" w:author="David Hoff" w:date="2016-04-12T18:52:00Z">
        <w:r w:rsidR="009A29FA" w:rsidRPr="0006677D">
          <w:rPr>
            <w:rFonts w:asciiTheme="majorHAnsi" w:hAnsiTheme="majorHAnsi"/>
          </w:rPr>
          <w:t xml:space="preserve">2013 </w:t>
        </w:r>
      </w:ins>
      <w:r w:rsidRPr="0006677D">
        <w:rPr>
          <w:rFonts w:asciiTheme="majorHAnsi" w:hAnsiTheme="majorHAnsi"/>
        </w:rPr>
        <w:t xml:space="preserve">Massachusetts state plan for </w:t>
      </w:r>
      <w:r w:rsidR="00551679" w:rsidRPr="0006677D">
        <w:rPr>
          <w:rFonts w:asciiTheme="majorHAnsi" w:hAnsiTheme="majorHAnsi"/>
        </w:rPr>
        <w:t xml:space="preserve">increasing employment by the state </w:t>
      </w:r>
      <w:r w:rsidR="000F20A7" w:rsidRPr="002C427B">
        <w:rPr>
          <w:rFonts w:asciiTheme="majorHAnsi" w:hAnsiTheme="majorHAnsi"/>
        </w:rPr>
        <w:t>developmental disability</w:t>
      </w:r>
      <w:r w:rsidR="00551679" w:rsidRPr="002C427B">
        <w:rPr>
          <w:rFonts w:asciiTheme="majorHAnsi" w:hAnsiTheme="majorHAnsi"/>
        </w:rPr>
        <w:t xml:space="preserve"> system and full implementation of the state’s Employment First policy</w:t>
      </w:r>
      <w:r w:rsidR="00A27698" w:rsidRPr="002C427B">
        <w:rPr>
          <w:rFonts w:asciiTheme="majorHAnsi" w:hAnsiTheme="majorHAnsi"/>
        </w:rPr>
        <w:t>:</w:t>
      </w:r>
      <w:r w:rsidR="00551679" w:rsidRPr="002C427B">
        <w:rPr>
          <w:rFonts w:asciiTheme="majorHAnsi" w:hAnsiTheme="majorHAnsi"/>
        </w:rPr>
        <w:t xml:space="preserve"> </w:t>
      </w:r>
      <w:ins w:id="499" w:author="David Hoff" w:date="2016-04-12T18:55:00Z">
        <w:r w:rsidR="009A29FA" w:rsidRPr="0006677D">
          <w:rPr>
            <w:rFonts w:asciiTheme="majorHAnsi" w:hAnsiTheme="majorHAnsi"/>
          </w:rPr>
          <w:fldChar w:fldCharType="begin"/>
        </w:r>
        <w:r w:rsidR="009A29FA" w:rsidRPr="002C427B">
          <w:rPr>
            <w:rFonts w:asciiTheme="majorHAnsi" w:hAnsiTheme="majorHAnsi"/>
          </w:rPr>
          <w:instrText xml:space="preserve"> HYPERLINK "http://</w:instrText>
        </w:r>
      </w:ins>
      <w:ins w:id="500" w:author="David Hoff" w:date="2016-04-12T18:52:00Z">
        <w:r w:rsidR="009A29FA" w:rsidRPr="002C427B">
          <w:rPr>
            <w:rPrChange w:id="501" w:author="David Hoff" w:date="2016-04-13T08:36:00Z">
              <w:rPr>
                <w:rStyle w:val="Hyperlink"/>
                <w:rFonts w:asciiTheme="majorHAnsi" w:hAnsiTheme="majorHAnsi"/>
              </w:rPr>
            </w:rPrChange>
          </w:rPr>
          <w:instrText>www.mass.gov/eohhs/docs/dmr/blueprint-for-success.pdf</w:instrText>
        </w:r>
      </w:ins>
      <w:ins w:id="502" w:author="David Hoff" w:date="2016-04-12T18:55:00Z">
        <w:r w:rsidR="009A29FA" w:rsidRPr="002C427B">
          <w:rPr>
            <w:rFonts w:asciiTheme="majorHAnsi" w:hAnsiTheme="majorHAnsi"/>
          </w:rPr>
          <w:instrText xml:space="preserve">" </w:instrText>
        </w:r>
        <w:r w:rsidR="009A29FA" w:rsidRPr="0006677D">
          <w:rPr>
            <w:rFonts w:asciiTheme="majorHAnsi" w:hAnsiTheme="majorHAnsi"/>
            <w:rPrChange w:id="503" w:author="David Hoff" w:date="2016-04-13T08:36:00Z">
              <w:rPr>
                <w:rFonts w:asciiTheme="majorHAnsi" w:hAnsiTheme="majorHAnsi"/>
              </w:rPr>
            </w:rPrChange>
          </w:rPr>
          <w:fldChar w:fldCharType="separate"/>
        </w:r>
      </w:ins>
      <w:ins w:id="504" w:author="David Hoff" w:date="2016-04-12T18:52:00Z">
        <w:r w:rsidR="009A29FA" w:rsidRPr="0006677D">
          <w:rPr>
            <w:rStyle w:val="Hyperlink"/>
            <w:rFonts w:asciiTheme="majorHAnsi" w:hAnsiTheme="majorHAnsi"/>
          </w:rPr>
          <w:t>www.mass.gov/eohhs/docs/dmr/blueprint-for-success.pdf</w:t>
        </w:r>
      </w:ins>
      <w:ins w:id="505" w:author="David Hoff" w:date="2016-04-12T18:55:00Z">
        <w:r w:rsidR="009A29FA" w:rsidRPr="0006677D">
          <w:rPr>
            <w:rFonts w:asciiTheme="majorHAnsi" w:hAnsiTheme="majorHAnsi"/>
          </w:rPr>
          <w:fldChar w:fldCharType="end"/>
        </w:r>
      </w:ins>
      <w:ins w:id="506" w:author="David Hoff" w:date="2016-04-12T18:52:00Z">
        <w:r w:rsidR="009A29FA" w:rsidRPr="002C427B" w:rsidDel="009A29FA">
          <w:rPr>
            <w:rFonts w:asciiTheme="majorHAnsi" w:hAnsiTheme="majorHAnsi"/>
          </w:rPr>
          <w:t xml:space="preserve"> </w:t>
        </w:r>
      </w:ins>
    </w:p>
    <w:p w14:paraId="06A7F23E" w14:textId="3BCC1AF6" w:rsidR="0077191F" w:rsidRPr="0006677D" w:rsidRDefault="009A29FA" w:rsidP="0090411F">
      <w:pPr>
        <w:pStyle w:val="ListParagraph"/>
        <w:numPr>
          <w:ilvl w:val="0"/>
          <w:numId w:val="19"/>
        </w:numPr>
        <w:rPr>
          <w:rFonts w:asciiTheme="majorHAnsi" w:hAnsiTheme="majorHAnsi"/>
          <w:i/>
        </w:rPr>
      </w:pPr>
      <w:ins w:id="507" w:author="David Hoff" w:date="2016-04-12T18:53:00Z">
        <w:r w:rsidRPr="002C427B">
          <w:rPr>
            <w:rFonts w:asciiTheme="majorHAnsi" w:hAnsiTheme="majorHAnsi"/>
          </w:rPr>
          <w:t>MA Employment Blueprint Update:</w:t>
        </w:r>
        <w:r w:rsidRPr="002C427B">
          <w:rPr>
            <w:rFonts w:asciiTheme="majorHAnsi" w:hAnsiTheme="majorHAnsi"/>
            <w:rPrChange w:id="508" w:author="David Hoff" w:date="2016-04-13T08:36:00Z">
              <w:rPr/>
            </w:rPrChange>
          </w:rPr>
          <w:t xml:space="preserve"> October 2014 update on Massachusetts Employment Blueprint, and plans to end sheltered work: </w:t>
        </w:r>
      </w:ins>
      <w:ins w:id="509" w:author="David Hoff" w:date="2016-04-12T18:55:00Z">
        <w:r w:rsidRPr="0006677D">
          <w:rPr>
            <w:rFonts w:asciiTheme="majorHAnsi" w:hAnsiTheme="majorHAnsi"/>
          </w:rPr>
          <w:fldChar w:fldCharType="begin"/>
        </w:r>
        <w:r w:rsidRPr="002C427B">
          <w:rPr>
            <w:rFonts w:asciiTheme="majorHAnsi" w:hAnsiTheme="majorHAnsi"/>
          </w:rPr>
          <w:instrText xml:space="preserve"> HYPERLINK "http://</w:instrText>
        </w:r>
      </w:ins>
      <w:ins w:id="510" w:author="David Hoff" w:date="2016-04-12T18:54:00Z">
        <w:r w:rsidRPr="002C427B">
          <w:rPr>
            <w:rFonts w:asciiTheme="majorHAnsi" w:hAnsiTheme="majorHAnsi"/>
            <w:rPrChange w:id="511" w:author="David Hoff" w:date="2016-04-13T08:36:00Z">
              <w:rPr/>
            </w:rPrChange>
          </w:rPr>
          <w:instrText>www.mass.gov/eohhs/docs/dmr/blueprint-for-success-progress.pdf</w:instrText>
        </w:r>
      </w:ins>
      <w:ins w:id="512" w:author="David Hoff" w:date="2016-04-12T18:55:00Z">
        <w:r w:rsidRPr="002C427B">
          <w:rPr>
            <w:rFonts w:asciiTheme="majorHAnsi" w:hAnsiTheme="majorHAnsi"/>
          </w:rPr>
          <w:instrText xml:space="preserve">" </w:instrText>
        </w:r>
        <w:r w:rsidRPr="0006677D">
          <w:rPr>
            <w:rFonts w:asciiTheme="majorHAnsi" w:hAnsiTheme="majorHAnsi"/>
            <w:rPrChange w:id="513" w:author="David Hoff" w:date="2016-04-13T08:36:00Z">
              <w:rPr>
                <w:rFonts w:asciiTheme="majorHAnsi" w:hAnsiTheme="majorHAnsi"/>
              </w:rPr>
            </w:rPrChange>
          </w:rPr>
          <w:fldChar w:fldCharType="separate"/>
        </w:r>
      </w:ins>
      <w:ins w:id="514" w:author="David Hoff" w:date="2016-04-12T18:54:00Z">
        <w:r w:rsidRPr="002C427B">
          <w:rPr>
            <w:rStyle w:val="Hyperlink"/>
            <w:rFonts w:asciiTheme="majorHAnsi" w:hAnsiTheme="majorHAnsi"/>
            <w:rPrChange w:id="515" w:author="David Hoff" w:date="2016-04-13T08:36:00Z">
              <w:rPr/>
            </w:rPrChange>
          </w:rPr>
          <w:t>www.mass.gov/eohhs/docs/dmr/blueprint-for-success-progress.pdf</w:t>
        </w:r>
      </w:ins>
      <w:ins w:id="516" w:author="David Hoff" w:date="2016-04-12T18:55:00Z">
        <w:r w:rsidRPr="0006677D">
          <w:rPr>
            <w:rFonts w:asciiTheme="majorHAnsi" w:hAnsiTheme="majorHAnsi"/>
          </w:rPr>
          <w:fldChar w:fldCharType="end"/>
        </w:r>
        <w:r w:rsidRPr="002C427B">
          <w:rPr>
            <w:rFonts w:asciiTheme="majorHAnsi" w:hAnsiTheme="majorHAnsi"/>
          </w:rPr>
          <w:t xml:space="preserve"> </w:t>
        </w:r>
      </w:ins>
      <w:del w:id="517" w:author="David Hoff" w:date="2016-04-12T18:52:00Z">
        <w:r w:rsidR="00A32081" w:rsidRPr="002C427B" w:rsidDel="009A29FA">
          <w:rPr>
            <w:rPrChange w:id="518" w:author="David Hoff" w:date="2016-04-13T08:36:00Z">
              <w:rPr>
                <w:rStyle w:val="Hyperlink"/>
                <w:rFonts w:asciiTheme="majorHAnsi" w:hAnsiTheme="majorHAnsi"/>
              </w:rPr>
            </w:rPrChange>
          </w:rPr>
          <w:fldChar w:fldCharType="begin"/>
        </w:r>
        <w:r w:rsidR="00A32081" w:rsidRPr="002C427B" w:rsidDel="009A29FA">
          <w:rPr>
            <w:rFonts w:asciiTheme="majorHAnsi" w:hAnsiTheme="majorHAnsi"/>
            <w:rPrChange w:id="519" w:author="David Hoff" w:date="2016-04-13T08:36:00Z">
              <w:rPr/>
            </w:rPrChange>
          </w:rPr>
          <w:delInstrText xml:space="preserve"> HYPERLINK "http://www.addp.org/images/Nov2013Conference/blueprint%20for%20success%20full%20version%20final%2011.6.13.pdf" </w:delInstrText>
        </w:r>
        <w:r w:rsidR="00A32081" w:rsidRPr="002C427B" w:rsidDel="009A29FA">
          <w:rPr>
            <w:rPrChange w:id="520" w:author="David Hoff" w:date="2016-04-13T08:36:00Z">
              <w:rPr>
                <w:rStyle w:val="Hyperlink"/>
                <w:rFonts w:asciiTheme="majorHAnsi" w:hAnsiTheme="majorHAnsi"/>
              </w:rPr>
            </w:rPrChange>
          </w:rPr>
          <w:fldChar w:fldCharType="separate"/>
        </w:r>
        <w:r w:rsidR="00551679" w:rsidRPr="002C427B" w:rsidDel="009A29FA">
          <w:rPr>
            <w:rStyle w:val="Hyperlink"/>
            <w:rFonts w:asciiTheme="majorHAnsi" w:hAnsiTheme="majorHAnsi"/>
          </w:rPr>
          <w:delText>www.addp.org/images/Nov2013Conference/blueprint%20for%20success%20full%20version%20final%2011.6.13.pdf</w:delText>
        </w:r>
        <w:r w:rsidR="00A32081" w:rsidRPr="002C427B" w:rsidDel="009A29FA">
          <w:rPr>
            <w:rStyle w:val="Hyperlink"/>
            <w:rFonts w:asciiTheme="majorHAnsi" w:hAnsiTheme="majorHAnsi"/>
            <w:rPrChange w:id="521" w:author="David Hoff" w:date="2016-04-13T08:36:00Z">
              <w:rPr>
                <w:rStyle w:val="Hyperlink"/>
                <w:rFonts w:asciiTheme="majorHAnsi" w:hAnsiTheme="majorHAnsi"/>
              </w:rPr>
            </w:rPrChange>
          </w:rPr>
          <w:fldChar w:fldCharType="end"/>
        </w:r>
        <w:r w:rsidR="00551679" w:rsidRPr="002C427B" w:rsidDel="009A29FA">
          <w:rPr>
            <w:rFonts w:asciiTheme="majorHAnsi" w:hAnsiTheme="majorHAnsi"/>
          </w:rPr>
          <w:delText xml:space="preserve"> </w:delText>
        </w:r>
      </w:del>
    </w:p>
    <w:p w14:paraId="7404F017" w14:textId="77777777" w:rsidR="0077191F" w:rsidRPr="002C427B" w:rsidRDefault="0077191F" w:rsidP="0077191F">
      <w:pPr>
        <w:rPr>
          <w:rFonts w:asciiTheme="majorHAnsi" w:hAnsiTheme="majorHAnsi"/>
          <w:i/>
        </w:rPr>
      </w:pPr>
    </w:p>
    <w:p w14:paraId="7C7B8BB4" w14:textId="77777777" w:rsidR="008A163B" w:rsidRPr="002C427B" w:rsidRDefault="00BD6325" w:rsidP="0077191F">
      <w:pPr>
        <w:rPr>
          <w:rFonts w:asciiTheme="majorHAnsi" w:hAnsiTheme="majorHAnsi"/>
          <w:b/>
          <w:bCs/>
        </w:rPr>
      </w:pPr>
      <w:r w:rsidRPr="002C427B">
        <w:rPr>
          <w:rFonts w:asciiTheme="majorHAnsi" w:hAnsiTheme="majorHAnsi"/>
          <w:b/>
        </w:rPr>
        <w:t>Michigan</w:t>
      </w:r>
    </w:p>
    <w:p w14:paraId="7FFCDB8B" w14:textId="53E62F16" w:rsidR="00C23336" w:rsidRPr="002C427B" w:rsidRDefault="00C23336">
      <w:pPr>
        <w:pStyle w:val="NormalWeb"/>
        <w:numPr>
          <w:ilvl w:val="0"/>
          <w:numId w:val="46"/>
        </w:numPr>
        <w:spacing w:before="0" w:beforeAutospacing="0" w:after="0" w:afterAutospacing="0"/>
        <w:rPr>
          <w:ins w:id="522" w:author="David Hoff" w:date="2016-04-12T19:04:00Z"/>
          <w:rFonts w:asciiTheme="majorHAnsi" w:hAnsiTheme="majorHAnsi"/>
          <w:rPrChange w:id="523" w:author="David Hoff" w:date="2016-04-13T08:36:00Z">
            <w:rPr>
              <w:ins w:id="524" w:author="David Hoff" w:date="2016-04-12T19:04:00Z"/>
            </w:rPr>
          </w:rPrChange>
        </w:rPr>
        <w:pPrChange w:id="525" w:author="David Hoff" w:date="2016-04-12T19:08:00Z">
          <w:pPr>
            <w:pStyle w:val="ListParagraph"/>
            <w:numPr>
              <w:numId w:val="20"/>
            </w:numPr>
            <w:ind w:hanging="360"/>
          </w:pPr>
        </w:pPrChange>
      </w:pPr>
      <w:ins w:id="526" w:author="David Hoff" w:date="2016-04-12T19:04:00Z">
        <w:r w:rsidRPr="002C427B">
          <w:rPr>
            <w:rFonts w:asciiTheme="majorHAnsi" w:hAnsiTheme="majorHAnsi"/>
            <w:bCs/>
            <w:sz w:val="24"/>
            <w:szCs w:val="24"/>
            <w:rPrChange w:id="527" w:author="David Hoff" w:date="2016-04-13T08:36:00Z">
              <w:rPr>
                <w:rFonts w:asciiTheme="majorHAnsi" w:hAnsiTheme="majorHAnsi"/>
                <w:bCs/>
              </w:rPr>
            </w:rPrChange>
          </w:rPr>
          <w:t xml:space="preserve">MI Employment First Executive Order: </w:t>
        </w:r>
      </w:ins>
      <w:ins w:id="528" w:author="David Hoff" w:date="2016-04-12T19:05:00Z">
        <w:r w:rsidRPr="002C427B">
          <w:rPr>
            <w:rFonts w:asciiTheme="majorHAnsi" w:hAnsiTheme="majorHAnsi"/>
            <w:bCs/>
            <w:sz w:val="24"/>
            <w:szCs w:val="24"/>
            <w:rPrChange w:id="529" w:author="David Hoff" w:date="2016-04-13T08:36:00Z">
              <w:rPr>
                <w:rFonts w:asciiTheme="majorHAnsi" w:hAnsiTheme="majorHAnsi"/>
                <w:bCs/>
              </w:rPr>
            </w:rPrChange>
          </w:rPr>
          <w:t xml:space="preserve">November 2015 </w:t>
        </w:r>
      </w:ins>
      <w:ins w:id="530" w:author="David Hoff" w:date="2016-04-12T19:06:00Z">
        <w:r w:rsidR="0006677D" w:rsidRPr="0006677D">
          <w:rPr>
            <w:rFonts w:asciiTheme="majorHAnsi" w:hAnsiTheme="majorHAnsi"/>
            <w:bCs/>
            <w:sz w:val="24"/>
            <w:szCs w:val="24"/>
          </w:rPr>
          <w:t>Governor</w:t>
        </w:r>
      </w:ins>
      <w:ins w:id="531" w:author="David Hoff" w:date="2016-04-13T08:40:00Z">
        <w:r w:rsidR="0006677D">
          <w:rPr>
            <w:rFonts w:asciiTheme="majorHAnsi" w:hAnsiTheme="majorHAnsi"/>
            <w:bCs/>
            <w:sz w:val="24"/>
            <w:szCs w:val="24"/>
          </w:rPr>
          <w:t>’s</w:t>
        </w:r>
      </w:ins>
      <w:ins w:id="532" w:author="David Hoff" w:date="2016-04-12T19:06:00Z">
        <w:r w:rsidRPr="002C427B">
          <w:rPr>
            <w:rFonts w:asciiTheme="majorHAnsi" w:hAnsiTheme="majorHAnsi"/>
            <w:bCs/>
            <w:sz w:val="24"/>
            <w:szCs w:val="24"/>
            <w:rPrChange w:id="533" w:author="David Hoff" w:date="2016-04-13T08:36:00Z">
              <w:rPr>
                <w:rFonts w:asciiTheme="majorHAnsi" w:hAnsiTheme="majorHAnsi"/>
                <w:bCs/>
              </w:rPr>
            </w:rPrChange>
          </w:rPr>
          <w:t xml:space="preserve"> </w:t>
        </w:r>
      </w:ins>
      <w:ins w:id="534" w:author="David Hoff" w:date="2016-04-12T19:05:00Z">
        <w:r w:rsidRPr="002C427B">
          <w:rPr>
            <w:rFonts w:asciiTheme="majorHAnsi" w:hAnsiTheme="majorHAnsi"/>
            <w:bCs/>
            <w:sz w:val="24"/>
            <w:szCs w:val="24"/>
            <w:rPrChange w:id="535" w:author="David Hoff" w:date="2016-04-13T08:36:00Z">
              <w:rPr>
                <w:rFonts w:asciiTheme="majorHAnsi" w:hAnsiTheme="majorHAnsi"/>
                <w:bCs/>
              </w:rPr>
            </w:rPrChange>
          </w:rPr>
          <w:t>Executive Order</w:t>
        </w:r>
      </w:ins>
      <w:ins w:id="536" w:author="David Hoff" w:date="2016-04-12T19:12:00Z">
        <w:r w:rsidR="00D93C6F" w:rsidRPr="002C427B">
          <w:rPr>
            <w:rFonts w:asciiTheme="majorHAnsi" w:hAnsiTheme="majorHAnsi"/>
            <w:bCs/>
            <w:sz w:val="24"/>
            <w:szCs w:val="24"/>
            <w:rPrChange w:id="537" w:author="David Hoff" w:date="2016-04-13T08:36:00Z">
              <w:rPr>
                <w:rFonts w:asciiTheme="majorHAnsi" w:hAnsiTheme="majorHAnsi"/>
                <w:bCs/>
              </w:rPr>
            </w:rPrChange>
          </w:rPr>
          <w:t xml:space="preserve"> (2015-15)</w:t>
        </w:r>
      </w:ins>
      <w:ins w:id="538" w:author="David Hoff" w:date="2016-04-12T19:05:00Z">
        <w:r w:rsidRPr="002C427B">
          <w:rPr>
            <w:rFonts w:asciiTheme="majorHAnsi" w:hAnsiTheme="majorHAnsi"/>
            <w:bCs/>
            <w:sz w:val="24"/>
            <w:szCs w:val="24"/>
            <w:rPrChange w:id="539" w:author="David Hoff" w:date="2016-04-13T08:36:00Z">
              <w:rPr>
                <w:rFonts w:asciiTheme="majorHAnsi" w:hAnsiTheme="majorHAnsi"/>
                <w:bCs/>
              </w:rPr>
            </w:rPrChange>
          </w:rPr>
          <w:t xml:space="preserve"> </w:t>
        </w:r>
      </w:ins>
      <w:ins w:id="540" w:author="David Hoff" w:date="2016-04-12T19:12:00Z">
        <w:r w:rsidR="00D93C6F" w:rsidRPr="002C427B">
          <w:rPr>
            <w:rFonts w:asciiTheme="majorHAnsi" w:hAnsiTheme="majorHAnsi"/>
            <w:sz w:val="24"/>
            <w:szCs w:val="24"/>
            <w:rPrChange w:id="541" w:author="David Hoff" w:date="2016-04-13T08:36:00Z">
              <w:rPr>
                <w:rFonts w:asciiTheme="majorHAnsi" w:hAnsiTheme="majorHAnsi"/>
              </w:rPr>
            </w:rPrChange>
          </w:rPr>
          <w:t xml:space="preserve">directing </w:t>
        </w:r>
      </w:ins>
      <w:ins w:id="542" w:author="David Hoff" w:date="2016-04-12T19:07:00Z">
        <w:r w:rsidRPr="002C427B">
          <w:rPr>
            <w:rFonts w:asciiTheme="majorHAnsi" w:hAnsiTheme="majorHAnsi"/>
            <w:sz w:val="24"/>
            <w:szCs w:val="24"/>
            <w:rPrChange w:id="543" w:author="David Hoff" w:date="2016-04-13T08:36:00Z">
              <w:rPr>
                <w:rFonts w:ascii="Helvetica" w:hAnsi="Helvetica"/>
              </w:rPr>
            </w:rPrChange>
          </w:rPr>
          <w:t xml:space="preserve">that state programs, policies, procedures, and funding support competitive employment within an integrated setting as the first priority and optimal outcome for persons with disabilities: </w:t>
        </w:r>
      </w:ins>
      <w:ins w:id="544" w:author="David Hoff" w:date="2016-04-12T19:08:00Z">
        <w:r w:rsidRPr="002C427B">
          <w:rPr>
            <w:rFonts w:asciiTheme="majorHAnsi" w:hAnsiTheme="majorHAnsi"/>
            <w:sz w:val="24"/>
            <w:szCs w:val="24"/>
            <w:rPrChange w:id="545" w:author="David Hoff" w:date="2016-04-13T08:36:00Z">
              <w:rPr>
                <w:rFonts w:asciiTheme="majorHAnsi" w:hAnsiTheme="majorHAnsi"/>
              </w:rPr>
            </w:rPrChange>
          </w:rPr>
          <w:t>https://www.michigan.gov/documents/snyder/EO_2015-15_506303_7.pdf</w:t>
        </w:r>
      </w:ins>
    </w:p>
    <w:p w14:paraId="2AAB6138" w14:textId="77777777" w:rsidR="008A163B" w:rsidRPr="002C427B" w:rsidRDefault="008A163B" w:rsidP="0090411F">
      <w:pPr>
        <w:pStyle w:val="ListParagraph"/>
        <w:numPr>
          <w:ilvl w:val="0"/>
          <w:numId w:val="20"/>
        </w:numPr>
        <w:rPr>
          <w:rFonts w:asciiTheme="majorHAnsi" w:hAnsiTheme="majorHAnsi"/>
          <w:bCs/>
        </w:rPr>
      </w:pPr>
      <w:r w:rsidRPr="002C427B">
        <w:rPr>
          <w:rFonts w:asciiTheme="majorHAnsi" w:hAnsiTheme="majorHAnsi"/>
          <w:bCs/>
        </w:rPr>
        <w:t>MI Employment First Report</w:t>
      </w:r>
      <w:r w:rsidR="00FE2AD7" w:rsidRPr="0006677D">
        <w:rPr>
          <w:rFonts w:asciiTheme="majorHAnsi" w:hAnsiTheme="majorHAnsi"/>
          <w:bCs/>
        </w:rPr>
        <w:t>:</w:t>
      </w:r>
      <w:r w:rsidRPr="0006677D">
        <w:rPr>
          <w:rFonts w:asciiTheme="majorHAnsi" w:hAnsiTheme="majorHAnsi"/>
          <w:bCs/>
        </w:rPr>
        <w:t xml:space="preserve"> Report from MI Protection and Advocacy, Developmental Disabilities Institute </w:t>
      </w:r>
      <w:r w:rsidR="00A27698" w:rsidRPr="002C427B">
        <w:rPr>
          <w:rFonts w:asciiTheme="majorHAnsi" w:hAnsiTheme="majorHAnsi"/>
          <w:bCs/>
        </w:rPr>
        <w:t>at</w:t>
      </w:r>
      <w:r w:rsidRPr="002C427B">
        <w:rPr>
          <w:rFonts w:asciiTheme="majorHAnsi" w:hAnsiTheme="majorHAnsi"/>
          <w:bCs/>
        </w:rPr>
        <w:t xml:space="preserve"> Wayne State University, and MI Developmental Disabilities Council, recommending Employment First legislation</w:t>
      </w:r>
      <w:r w:rsidR="00A27698"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546"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547" w:author="David Hoff" w:date="2016-04-13T08:36:00Z">
            <w:rPr/>
          </w:rPrChange>
        </w:rPr>
        <w:instrText xml:space="preserve"> HYPERLINK "http://mpas.org/sites/default/files/115075_mpa_employment_first_rprt_prf5.pdf" </w:instrText>
      </w:r>
      <w:r w:rsidR="003B031C" w:rsidRPr="002C427B">
        <w:rPr>
          <w:rFonts w:asciiTheme="majorHAnsi" w:hAnsiTheme="majorHAnsi"/>
          <w:rPrChange w:id="548"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http://mpas.org/sites/default/files/115075_mpa_employment_first_rprt_prf5.pdf</w:t>
      </w:r>
      <w:r w:rsidR="003B031C" w:rsidRPr="002C427B">
        <w:rPr>
          <w:rStyle w:val="Hyperlink"/>
          <w:rFonts w:asciiTheme="majorHAnsi" w:hAnsiTheme="majorHAnsi"/>
          <w:bCs/>
          <w:rPrChange w:id="549"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0BBD5952" w14:textId="665661C8" w:rsidR="00F65FC5" w:rsidRPr="0006677D" w:rsidRDefault="00EB1199" w:rsidP="0090411F">
      <w:pPr>
        <w:pStyle w:val="ListParagraph"/>
        <w:numPr>
          <w:ilvl w:val="0"/>
          <w:numId w:val="20"/>
        </w:numPr>
        <w:rPr>
          <w:rFonts w:asciiTheme="majorHAnsi" w:hAnsiTheme="majorHAnsi"/>
          <w:bCs/>
        </w:rPr>
      </w:pPr>
      <w:r w:rsidRPr="002C427B">
        <w:rPr>
          <w:rFonts w:asciiTheme="majorHAnsi" w:hAnsiTheme="majorHAnsi"/>
          <w:bCs/>
        </w:rPr>
        <w:t xml:space="preserve">MI DD Council Statement: August 2013 </w:t>
      </w:r>
      <w:r w:rsidR="003D0C5F" w:rsidRPr="002C427B">
        <w:rPr>
          <w:rFonts w:asciiTheme="majorHAnsi" w:hAnsiTheme="majorHAnsi"/>
          <w:bCs/>
        </w:rPr>
        <w:t xml:space="preserve">Employment First Mission and Principles </w:t>
      </w:r>
      <w:r w:rsidRPr="002C427B">
        <w:rPr>
          <w:rFonts w:asciiTheme="majorHAnsi" w:hAnsiTheme="majorHAnsi"/>
          <w:bCs/>
        </w:rPr>
        <w:t xml:space="preserve">adopted by the MI Developmental Disabilities Council </w:t>
      </w:r>
      <w:r w:rsidR="00E42B19" w:rsidRPr="002C427B">
        <w:rPr>
          <w:rFonts w:asciiTheme="majorHAnsi" w:hAnsiTheme="majorHAnsi"/>
          <w:bCs/>
        </w:rPr>
        <w:t xml:space="preserve">(look under </w:t>
      </w:r>
      <w:r w:rsidR="00E42B19" w:rsidRPr="002C427B">
        <w:rPr>
          <w:rFonts w:asciiTheme="majorHAnsi" w:hAnsiTheme="majorHAnsi"/>
          <w:bCs/>
          <w:i/>
        </w:rPr>
        <w:t>Important Information</w:t>
      </w:r>
      <w:r w:rsidR="00E42B19" w:rsidRPr="002C427B">
        <w:rPr>
          <w:rFonts w:asciiTheme="majorHAnsi" w:hAnsiTheme="majorHAnsi"/>
          <w:bCs/>
        </w:rPr>
        <w:t>)</w:t>
      </w:r>
      <w:ins w:id="550" w:author="David Hoff" w:date="2016-04-12T19:01:00Z">
        <w:r w:rsidR="00C23336" w:rsidRPr="002C427B">
          <w:rPr>
            <w:rFonts w:asciiTheme="majorHAnsi" w:hAnsiTheme="majorHAnsi"/>
            <w:bCs/>
          </w:rPr>
          <w:t xml:space="preserve">; </w:t>
        </w:r>
      </w:ins>
      <w:ins w:id="551" w:author="David Hoff" w:date="2016-04-12T19:02:00Z">
        <w:r w:rsidR="00C23336" w:rsidRPr="002C427B">
          <w:rPr>
            <w:rFonts w:asciiTheme="majorHAnsi" w:hAnsiTheme="majorHAnsi"/>
            <w:bCs/>
          </w:rPr>
          <w:t>also contains links to</w:t>
        </w:r>
      </w:ins>
      <w:ins w:id="552" w:author="David Hoff" w:date="2016-04-13T08:20:00Z">
        <w:r w:rsidR="00346028" w:rsidRPr="002C427B">
          <w:rPr>
            <w:rFonts w:asciiTheme="majorHAnsi" w:hAnsiTheme="majorHAnsi"/>
            <w:bCs/>
          </w:rPr>
          <w:t xml:space="preserve"> </w:t>
        </w:r>
      </w:ins>
      <w:ins w:id="553" w:author="David Hoff" w:date="2016-04-12T19:01:00Z">
        <w:r w:rsidR="00C23336" w:rsidRPr="002C427B">
          <w:rPr>
            <w:rFonts w:asciiTheme="majorHAnsi" w:hAnsiTheme="majorHAnsi"/>
            <w:bCs/>
          </w:rPr>
          <w:t>additional information on Employment First efforts in Michigan</w:t>
        </w:r>
      </w:ins>
      <w:r w:rsidR="00016C32"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bCs/>
        </w:rPr>
        <w:br/>
      </w:r>
      <w:r w:rsidR="003B031C" w:rsidRPr="002C427B">
        <w:rPr>
          <w:rFonts w:asciiTheme="majorHAnsi" w:hAnsiTheme="majorHAnsi"/>
          <w:rPrChange w:id="554"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555" w:author="David Hoff" w:date="2016-04-13T08:36:00Z">
            <w:rPr/>
          </w:rPrChange>
        </w:rPr>
        <w:instrText xml:space="preserve"> HYPERLINK "http://www.michigan.gov/mdch/0,4612,7-132-2941_4868_4897-306627--,00.html" </w:instrText>
      </w:r>
      <w:r w:rsidR="003B031C" w:rsidRPr="002C427B">
        <w:rPr>
          <w:rFonts w:asciiTheme="majorHAnsi" w:hAnsiTheme="majorHAnsi"/>
          <w:rPrChange w:id="556"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www.michigan.gov/mdch/0,4612,7-132-2941_4868_4897-306627--,00.html</w:t>
      </w:r>
      <w:r w:rsidR="003B031C" w:rsidRPr="002C427B">
        <w:rPr>
          <w:rStyle w:val="Hyperlink"/>
          <w:rFonts w:asciiTheme="majorHAnsi" w:hAnsiTheme="majorHAnsi"/>
          <w:bCs/>
          <w:rPrChange w:id="557"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7A184633" w14:textId="77777777" w:rsidR="00BD6325" w:rsidRPr="002C427B" w:rsidRDefault="00525560" w:rsidP="0090411F">
      <w:pPr>
        <w:pStyle w:val="ListParagraph"/>
        <w:numPr>
          <w:ilvl w:val="0"/>
          <w:numId w:val="20"/>
        </w:numPr>
        <w:rPr>
          <w:rFonts w:asciiTheme="majorHAnsi" w:hAnsiTheme="majorHAnsi"/>
          <w:bCs/>
        </w:rPr>
      </w:pPr>
      <w:r w:rsidRPr="002C427B">
        <w:rPr>
          <w:rFonts w:asciiTheme="majorHAnsi" w:hAnsiTheme="majorHAnsi"/>
          <w:bCs/>
        </w:rPr>
        <w:t>Employment Works! Policy</w:t>
      </w:r>
      <w:r w:rsidR="00BD6325" w:rsidRPr="002C427B">
        <w:rPr>
          <w:rFonts w:asciiTheme="majorHAnsi" w:hAnsiTheme="majorHAnsi"/>
          <w:bCs/>
        </w:rPr>
        <w:t>:</w:t>
      </w:r>
      <w:r w:rsidR="00BD6325" w:rsidRPr="002C427B">
        <w:rPr>
          <w:rFonts w:asciiTheme="majorHAnsi" w:hAnsiTheme="majorHAnsi"/>
        </w:rPr>
        <w:t xml:space="preserve"> </w:t>
      </w:r>
      <w:r w:rsidR="00BD6325" w:rsidRPr="002C427B">
        <w:rPr>
          <w:rFonts w:asciiTheme="majorHAnsi" w:hAnsiTheme="majorHAnsi"/>
          <w:bCs/>
        </w:rPr>
        <w:t xml:space="preserve">June 2011 Bureau of Community Mental Health Services Employment Works! Policy </w:t>
      </w:r>
      <w:r w:rsidR="00427603" w:rsidRPr="002C427B">
        <w:rPr>
          <w:rFonts w:asciiTheme="majorHAnsi" w:hAnsiTheme="majorHAnsi"/>
          <w:bCs/>
        </w:rPr>
        <w:t>indicating that all</w:t>
      </w:r>
      <w:r w:rsidR="00BD6325" w:rsidRPr="002C427B">
        <w:rPr>
          <w:rFonts w:asciiTheme="majorHAnsi" w:hAnsiTheme="majorHAnsi"/>
          <w:bCs/>
        </w:rPr>
        <w:t xml:space="preserve"> individuals with serious mental illne</w:t>
      </w:r>
      <w:r w:rsidR="00E24932" w:rsidRPr="002C427B">
        <w:rPr>
          <w:rFonts w:asciiTheme="majorHAnsi" w:hAnsiTheme="majorHAnsi"/>
          <w:bCs/>
        </w:rPr>
        <w:t>ss and development</w:t>
      </w:r>
      <w:r w:rsidR="00084971" w:rsidRPr="002C427B">
        <w:rPr>
          <w:rFonts w:asciiTheme="majorHAnsi" w:hAnsiTheme="majorHAnsi"/>
          <w:bCs/>
        </w:rPr>
        <w:t>al</w:t>
      </w:r>
      <w:r w:rsidR="00E24932" w:rsidRPr="002C427B">
        <w:rPr>
          <w:rFonts w:asciiTheme="majorHAnsi" w:hAnsiTheme="majorHAnsi"/>
          <w:bCs/>
        </w:rPr>
        <w:t xml:space="preserve"> disabilities</w:t>
      </w:r>
      <w:r w:rsidR="00427603" w:rsidRPr="002C427B">
        <w:rPr>
          <w:rFonts w:asciiTheme="majorHAnsi" w:hAnsiTheme="majorHAnsi"/>
          <w:bCs/>
        </w:rPr>
        <w:t xml:space="preserve"> will be provided the opportunity to pursue integrated, competitive employme</w:t>
      </w:r>
      <w:r w:rsidR="00F5763B" w:rsidRPr="002C427B">
        <w:rPr>
          <w:rFonts w:asciiTheme="majorHAnsi" w:hAnsiTheme="majorHAnsi"/>
          <w:bCs/>
        </w:rPr>
        <w:t>n</w:t>
      </w:r>
      <w:r w:rsidR="00427603" w:rsidRPr="002C427B">
        <w:rPr>
          <w:rFonts w:asciiTheme="majorHAnsi" w:hAnsiTheme="majorHAnsi"/>
          <w:bCs/>
        </w:rPr>
        <w:t xml:space="preserve">t; </w:t>
      </w:r>
      <w:r w:rsidR="00E24932" w:rsidRPr="002C427B">
        <w:rPr>
          <w:rFonts w:asciiTheme="majorHAnsi" w:hAnsiTheme="majorHAnsi"/>
          <w:bCs/>
        </w:rPr>
        <w:t>intended to form the basis for a future Employment First policy</w:t>
      </w:r>
      <w:r w:rsidR="00084971" w:rsidRPr="002C427B">
        <w:rPr>
          <w:rFonts w:asciiTheme="majorHAnsi" w:hAnsiTheme="majorHAnsi"/>
          <w:bCs/>
        </w:rPr>
        <w:t>:</w:t>
      </w:r>
      <w:r w:rsidR="00E24932" w:rsidRPr="002C427B">
        <w:rPr>
          <w:rFonts w:asciiTheme="majorHAnsi" w:hAnsiTheme="majorHAnsi"/>
          <w:bCs/>
        </w:rPr>
        <w:t xml:space="preserve"> </w:t>
      </w:r>
      <w:r w:rsidR="00427603" w:rsidRPr="002C427B">
        <w:rPr>
          <w:rFonts w:asciiTheme="majorHAnsi" w:hAnsiTheme="majorHAnsi"/>
          <w:bCs/>
        </w:rPr>
        <w:br/>
      </w:r>
      <w:r w:rsidR="003B031C" w:rsidRPr="002C427B">
        <w:rPr>
          <w:rFonts w:asciiTheme="majorHAnsi" w:hAnsiTheme="majorHAnsi"/>
          <w:rPrChange w:id="558"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559" w:author="David Hoff" w:date="2016-04-13T08:36:00Z">
            <w:rPr/>
          </w:rPrChange>
        </w:rPr>
        <w:instrText xml:space="preserve"> HYPERLINK "http://www.michigan.gov/documents/mdch/FY09-10MAContractwithallattachments_312218_7.pdf" </w:instrText>
      </w:r>
      <w:r w:rsidR="003B031C" w:rsidRPr="002C427B">
        <w:rPr>
          <w:rFonts w:asciiTheme="majorHAnsi" w:hAnsiTheme="majorHAnsi"/>
          <w:rPrChange w:id="560" w:author="David Hoff" w:date="2016-04-13T08:36:00Z">
            <w:rPr>
              <w:rStyle w:val="Hyperlink"/>
              <w:rFonts w:asciiTheme="majorHAnsi" w:hAnsiTheme="majorHAnsi"/>
              <w:bCs/>
            </w:rPr>
          </w:rPrChange>
        </w:rPr>
        <w:fldChar w:fldCharType="separate"/>
      </w:r>
      <w:r w:rsidR="00427603" w:rsidRPr="002C427B">
        <w:rPr>
          <w:rStyle w:val="Hyperlink"/>
          <w:rFonts w:asciiTheme="majorHAnsi" w:hAnsiTheme="majorHAnsi"/>
          <w:bCs/>
        </w:rPr>
        <w:t>www.michigan.gov/documents/mdch/FY09-10MAContractwithallattachments_312218_7.pdf</w:t>
      </w:r>
      <w:r w:rsidR="003B031C" w:rsidRPr="002C427B">
        <w:rPr>
          <w:rStyle w:val="Hyperlink"/>
          <w:rFonts w:asciiTheme="majorHAnsi" w:hAnsiTheme="majorHAnsi"/>
          <w:bCs/>
          <w:rPrChange w:id="561" w:author="David Hoff" w:date="2016-04-13T08:36:00Z">
            <w:rPr>
              <w:rStyle w:val="Hyperlink"/>
              <w:rFonts w:asciiTheme="majorHAnsi" w:hAnsiTheme="majorHAnsi"/>
              <w:bCs/>
            </w:rPr>
          </w:rPrChange>
        </w:rPr>
        <w:fldChar w:fldCharType="end"/>
      </w:r>
      <w:r w:rsidR="0090668D" w:rsidRPr="002C427B">
        <w:rPr>
          <w:rFonts w:asciiTheme="majorHAnsi" w:hAnsiTheme="majorHAnsi"/>
          <w:bCs/>
        </w:rPr>
        <w:t xml:space="preserve"> </w:t>
      </w:r>
      <w:r w:rsidR="00427603" w:rsidRPr="0006677D">
        <w:rPr>
          <w:rFonts w:asciiTheme="majorHAnsi" w:hAnsiTheme="majorHAnsi"/>
          <w:bCs/>
        </w:rPr>
        <w:br/>
      </w:r>
      <w:r w:rsidR="0090668D" w:rsidRPr="002C427B">
        <w:rPr>
          <w:rFonts w:asciiTheme="majorHAnsi" w:hAnsiTheme="majorHAnsi"/>
          <w:bCs/>
        </w:rPr>
        <w:t>(pp.</w:t>
      </w:r>
      <w:r w:rsidR="00084971" w:rsidRPr="002C427B">
        <w:rPr>
          <w:rFonts w:asciiTheme="majorHAnsi" w:hAnsiTheme="majorHAnsi"/>
          <w:bCs/>
        </w:rPr>
        <w:t xml:space="preserve"> </w:t>
      </w:r>
      <w:r w:rsidR="0090668D" w:rsidRPr="002C427B">
        <w:rPr>
          <w:rFonts w:asciiTheme="majorHAnsi" w:hAnsiTheme="majorHAnsi"/>
          <w:bCs/>
        </w:rPr>
        <w:t>3</w:t>
      </w:r>
      <w:r w:rsidR="00427603" w:rsidRPr="002C427B">
        <w:rPr>
          <w:rFonts w:asciiTheme="majorHAnsi" w:hAnsiTheme="majorHAnsi"/>
          <w:bCs/>
        </w:rPr>
        <w:t>61</w:t>
      </w:r>
      <w:r w:rsidR="00084971" w:rsidRPr="002C427B">
        <w:rPr>
          <w:rFonts w:asciiTheme="majorHAnsi" w:hAnsiTheme="majorHAnsi"/>
          <w:bCs/>
        </w:rPr>
        <w:t>–</w:t>
      </w:r>
      <w:r w:rsidR="00427603" w:rsidRPr="002C427B">
        <w:rPr>
          <w:rFonts w:asciiTheme="majorHAnsi" w:hAnsiTheme="majorHAnsi"/>
          <w:bCs/>
        </w:rPr>
        <w:t>363</w:t>
      </w:r>
      <w:r w:rsidR="00084971" w:rsidRPr="002C427B">
        <w:rPr>
          <w:rFonts w:asciiTheme="majorHAnsi" w:hAnsiTheme="majorHAnsi"/>
          <w:bCs/>
        </w:rPr>
        <w:t>,</w:t>
      </w:r>
      <w:r w:rsidR="00BD6325" w:rsidRPr="002C427B">
        <w:rPr>
          <w:rFonts w:asciiTheme="majorHAnsi" w:hAnsiTheme="majorHAnsi"/>
          <w:bCs/>
        </w:rPr>
        <w:t xml:space="preserve"> Attachment C6.8.7.1)</w:t>
      </w:r>
    </w:p>
    <w:p w14:paraId="104A0133" w14:textId="77777777" w:rsidR="0077191F" w:rsidRPr="002C427B" w:rsidRDefault="0077191F" w:rsidP="0077191F">
      <w:pPr>
        <w:rPr>
          <w:rFonts w:asciiTheme="majorHAnsi" w:hAnsiTheme="majorHAnsi"/>
          <w:bCs/>
        </w:rPr>
      </w:pPr>
    </w:p>
    <w:p w14:paraId="021CBFF2" w14:textId="77777777" w:rsidR="001F346B" w:rsidRPr="002C427B" w:rsidRDefault="001F346B" w:rsidP="0077191F">
      <w:pPr>
        <w:rPr>
          <w:rFonts w:asciiTheme="majorHAnsi" w:hAnsiTheme="majorHAnsi"/>
          <w:b/>
        </w:rPr>
      </w:pPr>
      <w:r w:rsidRPr="002C427B">
        <w:rPr>
          <w:rFonts w:asciiTheme="majorHAnsi" w:hAnsiTheme="majorHAnsi"/>
          <w:b/>
        </w:rPr>
        <w:t>Minnesota</w:t>
      </w:r>
    </w:p>
    <w:p w14:paraId="23FC6628" w14:textId="77777777" w:rsidR="00EB1199" w:rsidRPr="0006677D" w:rsidRDefault="00EB1199" w:rsidP="0090411F">
      <w:pPr>
        <w:pStyle w:val="ListParagraph"/>
        <w:numPr>
          <w:ilvl w:val="0"/>
          <w:numId w:val="21"/>
        </w:numPr>
        <w:rPr>
          <w:rFonts w:asciiTheme="majorHAnsi" w:hAnsiTheme="majorHAnsi"/>
        </w:rPr>
      </w:pPr>
      <w:r w:rsidRPr="002C427B">
        <w:rPr>
          <w:rFonts w:asciiTheme="majorHAnsi" w:hAnsiTheme="majorHAnsi"/>
        </w:rPr>
        <w:t>MN Employment First Policy: MN Department of Human Services Employment First policy</w:t>
      </w:r>
      <w:r w:rsidR="00401D5F" w:rsidRPr="002C427B">
        <w:rPr>
          <w:rFonts w:asciiTheme="majorHAnsi" w:hAnsiTheme="majorHAnsi"/>
        </w:rPr>
        <w:t>, approved in September 2014</w:t>
      </w:r>
      <w:r w:rsidR="00DE7EB6" w:rsidRPr="002C427B">
        <w:rPr>
          <w:rFonts w:asciiTheme="majorHAnsi" w:hAnsiTheme="majorHAnsi"/>
        </w:rPr>
        <w:t>:</w:t>
      </w:r>
      <w:r w:rsidR="004F1287" w:rsidRPr="002C427B">
        <w:rPr>
          <w:rFonts w:asciiTheme="majorHAnsi" w:hAnsiTheme="majorHAnsi"/>
        </w:rPr>
        <w:t xml:space="preserve"> </w:t>
      </w:r>
      <w:r w:rsidR="003B031C" w:rsidRPr="002C427B">
        <w:rPr>
          <w:rFonts w:asciiTheme="majorHAnsi" w:hAnsiTheme="majorHAnsi"/>
          <w:rPrChange w:id="562" w:author="David Hoff" w:date="2016-04-13T08:36:00Z">
            <w:rPr>
              <w:rStyle w:val="Hyperlink"/>
              <w:rFonts w:asciiTheme="majorHAnsi" w:hAnsiTheme="majorHAnsi"/>
            </w:rPr>
          </w:rPrChange>
        </w:rPr>
        <w:fldChar w:fldCharType="begin"/>
      </w:r>
      <w:r w:rsidR="003B031C" w:rsidRPr="002C427B">
        <w:rPr>
          <w:rFonts w:asciiTheme="majorHAnsi" w:hAnsiTheme="majorHAnsi"/>
          <w:rPrChange w:id="563" w:author="David Hoff" w:date="2016-04-13T08:36:00Z">
            <w:rPr/>
          </w:rPrChange>
        </w:rPr>
        <w:instrText xml:space="preserve"> HYPERLINK "http://www.dhs.state.mn.us/main/groups/olmstead/documents/pub/dhs16_190416.pdf" </w:instrText>
      </w:r>
      <w:r w:rsidR="003B031C" w:rsidRPr="002C427B">
        <w:rPr>
          <w:rFonts w:asciiTheme="majorHAnsi" w:hAnsiTheme="majorHAnsi"/>
          <w:rPrChange w:id="564" w:author="David Hoff" w:date="2016-04-13T08:36:00Z">
            <w:rPr>
              <w:rStyle w:val="Hyperlink"/>
              <w:rFonts w:asciiTheme="majorHAnsi" w:hAnsiTheme="majorHAnsi"/>
            </w:rPr>
          </w:rPrChange>
        </w:rPr>
        <w:fldChar w:fldCharType="separate"/>
      </w:r>
      <w:r w:rsidR="004F1287" w:rsidRPr="002C427B">
        <w:rPr>
          <w:rStyle w:val="Hyperlink"/>
          <w:rFonts w:asciiTheme="majorHAnsi" w:hAnsiTheme="majorHAnsi"/>
        </w:rPr>
        <w:t>www.dhs.state.mn.us/main/groups/olmstead/documents/pub/dhs16_190416.pdf</w:t>
      </w:r>
      <w:r w:rsidR="003B031C" w:rsidRPr="002C427B">
        <w:rPr>
          <w:rStyle w:val="Hyperlink"/>
          <w:rFonts w:asciiTheme="majorHAnsi" w:hAnsiTheme="majorHAnsi"/>
          <w:rPrChange w:id="565" w:author="David Hoff" w:date="2016-04-13T08:36:00Z">
            <w:rPr>
              <w:rStyle w:val="Hyperlink"/>
              <w:rFonts w:asciiTheme="majorHAnsi" w:hAnsiTheme="majorHAnsi"/>
            </w:rPr>
          </w:rPrChange>
        </w:rPr>
        <w:fldChar w:fldCharType="end"/>
      </w:r>
      <w:r w:rsidR="004F1287" w:rsidRPr="002C427B">
        <w:rPr>
          <w:rFonts w:asciiTheme="majorHAnsi" w:hAnsiTheme="majorHAnsi"/>
        </w:rPr>
        <w:t xml:space="preserve"> </w:t>
      </w:r>
    </w:p>
    <w:p w14:paraId="24E7CBB3" w14:textId="726A9B06" w:rsidR="00AD0C78" w:rsidRPr="002C427B" w:rsidRDefault="003F696C" w:rsidP="0090411F">
      <w:pPr>
        <w:pStyle w:val="ListParagraph"/>
        <w:numPr>
          <w:ilvl w:val="0"/>
          <w:numId w:val="21"/>
        </w:numPr>
        <w:rPr>
          <w:rFonts w:asciiTheme="majorHAnsi" w:hAnsiTheme="majorHAnsi"/>
        </w:rPr>
      </w:pPr>
      <w:r w:rsidRPr="0006677D">
        <w:rPr>
          <w:rFonts w:asciiTheme="majorHAnsi" w:hAnsiTheme="majorHAnsi"/>
        </w:rPr>
        <w:t xml:space="preserve">MN Olmstead Plan: </w:t>
      </w:r>
      <w:del w:id="566" w:author="David Hoff" w:date="2016-04-12T19:21:00Z">
        <w:r w:rsidR="00AD0C78" w:rsidRPr="0006677D" w:rsidDel="00FB6A4C">
          <w:rPr>
            <w:rFonts w:asciiTheme="majorHAnsi" w:hAnsiTheme="majorHAnsi"/>
          </w:rPr>
          <w:delText xml:space="preserve">In 2013, </w:delText>
        </w:r>
        <w:r w:rsidR="00D45EDF" w:rsidRPr="0006677D" w:rsidDel="00FB6A4C">
          <w:rPr>
            <w:rFonts w:asciiTheme="majorHAnsi" w:hAnsiTheme="majorHAnsi"/>
          </w:rPr>
          <w:delText xml:space="preserve">Minnesota’s state </w:delText>
        </w:r>
      </w:del>
      <w:del w:id="567" w:author="David Hoff" w:date="2016-04-12T19:24:00Z">
        <w:r w:rsidR="00D45EDF" w:rsidRPr="0006677D" w:rsidDel="00FB6A4C">
          <w:rPr>
            <w:rFonts w:asciiTheme="majorHAnsi" w:hAnsiTheme="majorHAnsi"/>
          </w:rPr>
          <w:delText>Olmstead plan</w:delText>
        </w:r>
        <w:r w:rsidR="00AD0C78" w:rsidRPr="0006677D" w:rsidDel="00FB6A4C">
          <w:rPr>
            <w:rFonts w:asciiTheme="majorHAnsi" w:hAnsiTheme="majorHAnsi"/>
          </w:rPr>
          <w:delText xml:space="preserve"> called</w:delText>
        </w:r>
        <w:r w:rsidR="00D45EDF" w:rsidRPr="0006677D" w:rsidDel="00FB6A4C">
          <w:rPr>
            <w:rFonts w:asciiTheme="majorHAnsi" w:hAnsiTheme="majorHAnsi"/>
          </w:rPr>
          <w:delText xml:space="preserve"> for the adoption of a state Employment First policy</w:delText>
        </w:r>
      </w:del>
      <w:ins w:id="568" w:author="David Hoff" w:date="2016-04-13T08:21:00Z">
        <w:r w:rsidR="00346028" w:rsidRPr="0006677D">
          <w:rPr>
            <w:rFonts w:asciiTheme="majorHAnsi" w:hAnsiTheme="majorHAnsi"/>
          </w:rPr>
          <w:t xml:space="preserve">Final version of Minnesota’s Olmstead </w:t>
        </w:r>
      </w:ins>
      <w:del w:id="569" w:author="David Hoff" w:date="2016-04-12T19:19:00Z">
        <w:r w:rsidR="00DE7EB6" w:rsidRPr="0006677D" w:rsidDel="002A685F">
          <w:rPr>
            <w:rFonts w:asciiTheme="majorHAnsi" w:hAnsiTheme="majorHAnsi"/>
          </w:rPr>
          <w:delText>.</w:delText>
        </w:r>
      </w:del>
      <w:ins w:id="570" w:author="David Hoff" w:date="2016-04-12T19:22:00Z">
        <w:r w:rsidR="00346028" w:rsidRPr="0006677D">
          <w:rPr>
            <w:rFonts w:asciiTheme="majorHAnsi" w:hAnsiTheme="majorHAnsi"/>
          </w:rPr>
          <w:t>P</w:t>
        </w:r>
        <w:r w:rsidR="00FB6A4C" w:rsidRPr="0006677D">
          <w:rPr>
            <w:rFonts w:asciiTheme="majorHAnsi" w:hAnsiTheme="majorHAnsi"/>
          </w:rPr>
          <w:t>lan, approved by the court in August 2015</w:t>
        </w:r>
      </w:ins>
      <w:ins w:id="571" w:author="David Hoff" w:date="2016-04-13T08:21:00Z">
        <w:r w:rsidR="00346028" w:rsidRPr="0006677D">
          <w:rPr>
            <w:rFonts w:asciiTheme="majorHAnsi" w:hAnsiTheme="majorHAnsi"/>
          </w:rPr>
          <w:t>;</w:t>
        </w:r>
      </w:ins>
      <w:ins w:id="572" w:author="David Hoff" w:date="2016-04-12T19:24:00Z">
        <w:r w:rsidR="00FB6A4C" w:rsidRPr="0006677D">
          <w:rPr>
            <w:rFonts w:asciiTheme="majorHAnsi" w:hAnsiTheme="majorHAnsi"/>
          </w:rPr>
          <w:t xml:space="preserve"> </w:t>
        </w:r>
      </w:ins>
      <w:del w:id="573" w:author="David Hoff" w:date="2016-04-12T19:22:00Z">
        <w:r w:rsidR="00DE7EB6" w:rsidRPr="0006677D" w:rsidDel="00FB6A4C">
          <w:rPr>
            <w:rFonts w:asciiTheme="majorHAnsi" w:hAnsiTheme="majorHAnsi"/>
          </w:rPr>
          <w:delText xml:space="preserve"> C</w:delText>
        </w:r>
        <w:r w:rsidR="00AD0C78" w:rsidRPr="0006677D" w:rsidDel="00FB6A4C">
          <w:rPr>
            <w:rFonts w:asciiTheme="majorHAnsi" w:hAnsiTheme="majorHAnsi"/>
          </w:rPr>
          <w:delText>opies of the plan and updates on the plan process</w:delText>
        </w:r>
      </w:del>
      <w:ins w:id="574" w:author="David Hoff" w:date="2016-04-12T19:25:00Z">
        <w:r w:rsidR="00346028" w:rsidRPr="0006677D">
          <w:rPr>
            <w:rFonts w:asciiTheme="majorHAnsi" w:hAnsiTheme="majorHAnsi"/>
          </w:rPr>
          <w:t>plans calls</w:t>
        </w:r>
        <w:r w:rsidR="00FB6A4C" w:rsidRPr="0006677D">
          <w:rPr>
            <w:rFonts w:asciiTheme="majorHAnsi" w:hAnsiTheme="majorHAnsi"/>
          </w:rPr>
          <w:t xml:space="preserve"> for implementation of the state’s Employment First policy: </w:t>
        </w:r>
      </w:ins>
      <w:del w:id="575" w:author="David Hoff" w:date="2016-04-12T19:25:00Z">
        <w:r w:rsidR="00DE7EB6" w:rsidRPr="0006677D" w:rsidDel="00FB6A4C">
          <w:rPr>
            <w:rFonts w:asciiTheme="majorHAnsi" w:hAnsiTheme="majorHAnsi"/>
          </w:rPr>
          <w:delText>:</w:delText>
        </w:r>
        <w:r w:rsidR="00AD0C78" w:rsidRPr="0006677D" w:rsidDel="00FB6A4C">
          <w:rPr>
            <w:rFonts w:asciiTheme="majorHAnsi" w:hAnsiTheme="majorHAnsi"/>
          </w:rPr>
          <w:delText xml:space="preserve"> </w:delText>
        </w:r>
      </w:del>
      <w:ins w:id="576" w:author="David Hoff" w:date="2016-04-12T19:18:00Z">
        <w:r w:rsidR="002A685F" w:rsidRPr="0006677D">
          <w:rPr>
            <w:rFonts w:asciiTheme="majorHAnsi" w:hAnsiTheme="majorHAnsi"/>
          </w:rPr>
          <w:fldChar w:fldCharType="begin"/>
        </w:r>
        <w:r w:rsidR="002A685F" w:rsidRPr="002C427B">
          <w:rPr>
            <w:rFonts w:asciiTheme="majorHAnsi" w:hAnsiTheme="majorHAnsi"/>
          </w:rPr>
          <w:instrText xml:space="preserve"> HYPERLINK "http://</w:instrText>
        </w:r>
      </w:ins>
      <w:r w:rsidR="002A685F" w:rsidRPr="002C427B">
        <w:rPr>
          <w:rPrChange w:id="577" w:author="David Hoff" w:date="2016-04-13T08:36:00Z">
            <w:rPr>
              <w:rStyle w:val="Hyperlink"/>
              <w:rFonts w:asciiTheme="majorHAnsi" w:hAnsiTheme="majorHAnsi"/>
            </w:rPr>
          </w:rPrChange>
        </w:rPr>
        <w:instrText>www.dhs.state.mn.us/main/idcplg?IdcService=GET_DYNAMIC_CONVERSION&amp;RevisionSelectionMethod=LatestReleased&amp;dDocName=opc_home</w:instrText>
      </w:r>
      <w:ins w:id="578" w:author="David Hoff" w:date="2016-04-12T19:18:00Z">
        <w:r w:rsidR="002A685F" w:rsidRPr="002C427B">
          <w:rPr>
            <w:rFonts w:asciiTheme="majorHAnsi" w:hAnsiTheme="majorHAnsi"/>
          </w:rPr>
          <w:instrText xml:space="preserve">" </w:instrText>
        </w:r>
        <w:r w:rsidR="002A685F" w:rsidRPr="0006677D">
          <w:rPr>
            <w:rFonts w:asciiTheme="majorHAnsi" w:hAnsiTheme="majorHAnsi"/>
            <w:rPrChange w:id="579" w:author="David Hoff" w:date="2016-04-13T08:36:00Z">
              <w:rPr>
                <w:rFonts w:asciiTheme="majorHAnsi" w:hAnsiTheme="majorHAnsi"/>
              </w:rPr>
            </w:rPrChange>
          </w:rPr>
          <w:fldChar w:fldCharType="separate"/>
        </w:r>
      </w:ins>
      <w:del w:id="580" w:author="David Hoff" w:date="2016-04-12T19:16:00Z">
        <w:r w:rsidR="002A685F" w:rsidRPr="0006677D" w:rsidDel="002A685F">
          <w:rPr>
            <w:rStyle w:val="Hyperlink"/>
            <w:rFonts w:asciiTheme="majorHAnsi" w:hAnsiTheme="majorHAnsi"/>
          </w:rPr>
          <w:delText>http://</w:delText>
        </w:r>
      </w:del>
      <w:r w:rsidR="002A685F" w:rsidRPr="0006677D">
        <w:rPr>
          <w:rStyle w:val="Hyperlink"/>
          <w:rFonts w:asciiTheme="majorHAnsi" w:hAnsiTheme="majorHAnsi"/>
        </w:rPr>
        <w:t>www.dhs.state.mn.us/main/idcplg?IdcService=GET_DYNAMIC_CONVERSION&amp;RevisionSelectionMethod=LatestReleased&amp;dDocName=opc_home</w:t>
      </w:r>
      <w:ins w:id="581" w:author="David Hoff" w:date="2016-04-12T19:18:00Z">
        <w:r w:rsidR="002A685F" w:rsidRPr="0006677D">
          <w:rPr>
            <w:rFonts w:asciiTheme="majorHAnsi" w:hAnsiTheme="majorHAnsi"/>
          </w:rPr>
          <w:fldChar w:fldCharType="end"/>
        </w:r>
      </w:ins>
    </w:p>
    <w:p w14:paraId="6B7E6139" w14:textId="26FAEAD0" w:rsidR="003F696C" w:rsidRPr="0006677D" w:rsidRDefault="00A713FF" w:rsidP="0090411F">
      <w:pPr>
        <w:pStyle w:val="ListParagraph"/>
        <w:numPr>
          <w:ilvl w:val="0"/>
          <w:numId w:val="21"/>
        </w:numPr>
        <w:rPr>
          <w:ins w:id="582" w:author="David Hoff" w:date="2016-04-12T19:27:00Z"/>
          <w:rFonts w:asciiTheme="majorHAnsi" w:hAnsiTheme="majorHAnsi"/>
        </w:rPr>
      </w:pPr>
      <w:r w:rsidRPr="002C427B">
        <w:rPr>
          <w:rFonts w:asciiTheme="majorHAnsi" w:hAnsiTheme="majorHAnsi"/>
        </w:rPr>
        <w:t xml:space="preserve">Putting the Promise of Olmstead into Practice: Minnesota’s 2013 Olmstead Plan: </w:t>
      </w:r>
      <w:ins w:id="583" w:author="David Hoff" w:date="2016-04-12T19:24:00Z">
        <w:r w:rsidR="00FB6A4C" w:rsidRPr="002C427B">
          <w:rPr>
            <w:rFonts w:asciiTheme="majorHAnsi" w:hAnsiTheme="majorHAnsi"/>
          </w:rPr>
          <w:t xml:space="preserve">Adoption of the Minnesota Employment First Policy was a result of the state’s draft Olmstead plan issued in 2013, which called for the adoption of a state Employment First policy: </w:t>
        </w:r>
      </w:ins>
      <w:r w:rsidR="003B031C" w:rsidRPr="002C427B">
        <w:rPr>
          <w:rFonts w:asciiTheme="majorHAnsi" w:hAnsiTheme="majorHAnsi"/>
          <w:rPrChange w:id="584" w:author="David Hoff" w:date="2016-04-13T08:36:00Z">
            <w:rPr>
              <w:rStyle w:val="Hyperlink"/>
              <w:rFonts w:asciiTheme="majorHAnsi" w:hAnsiTheme="majorHAnsi"/>
            </w:rPr>
          </w:rPrChange>
        </w:rPr>
        <w:fldChar w:fldCharType="begin"/>
      </w:r>
      <w:r w:rsidR="003B031C" w:rsidRPr="002C427B">
        <w:rPr>
          <w:rFonts w:asciiTheme="majorHAnsi" w:hAnsiTheme="majorHAnsi"/>
          <w:rPrChange w:id="585" w:author="David Hoff" w:date="2016-04-13T08:36:00Z">
            <w:rPr/>
          </w:rPrChange>
        </w:rPr>
        <w:instrText xml:space="preserve"> HYPERLINK "http://www.dhs.state.mn.us/main/groups/olmstead/documents/pub/dhs16_180147.pdf" </w:instrText>
      </w:r>
      <w:r w:rsidR="003B031C" w:rsidRPr="002C427B">
        <w:rPr>
          <w:rFonts w:asciiTheme="majorHAnsi" w:hAnsiTheme="majorHAnsi"/>
          <w:rPrChange w:id="586" w:author="David Hoff" w:date="2016-04-13T08:36:00Z">
            <w:rPr>
              <w:rStyle w:val="Hyperlink"/>
              <w:rFonts w:asciiTheme="majorHAnsi" w:hAnsiTheme="majorHAnsi"/>
            </w:rPr>
          </w:rPrChange>
        </w:rPr>
        <w:fldChar w:fldCharType="separate"/>
      </w:r>
      <w:r w:rsidR="00D45EDF" w:rsidRPr="002C427B">
        <w:rPr>
          <w:rStyle w:val="Hyperlink"/>
          <w:rFonts w:asciiTheme="majorHAnsi" w:hAnsiTheme="majorHAnsi"/>
        </w:rPr>
        <w:t>www.dhs.state.mn.us/main/groups/olmstead/documents/pub/dhs16_180147.pdf</w:t>
      </w:r>
      <w:r w:rsidR="003B031C" w:rsidRPr="002C427B">
        <w:rPr>
          <w:rStyle w:val="Hyperlink"/>
          <w:rFonts w:asciiTheme="majorHAnsi" w:hAnsiTheme="majorHAnsi"/>
          <w:rPrChange w:id="587" w:author="David Hoff" w:date="2016-04-13T08:36:00Z">
            <w:rPr>
              <w:rStyle w:val="Hyperlink"/>
              <w:rFonts w:asciiTheme="majorHAnsi" w:hAnsiTheme="majorHAnsi"/>
            </w:rPr>
          </w:rPrChange>
        </w:rPr>
        <w:fldChar w:fldCharType="end"/>
      </w:r>
      <w:r w:rsidR="00D45EDF" w:rsidRPr="002C427B">
        <w:rPr>
          <w:rFonts w:asciiTheme="majorHAnsi" w:hAnsiTheme="majorHAnsi"/>
        </w:rPr>
        <w:t xml:space="preserve"> </w:t>
      </w:r>
    </w:p>
    <w:p w14:paraId="4BFB1837" w14:textId="2C3B5BB3" w:rsidR="00FB6A4C" w:rsidRPr="0006677D" w:rsidRDefault="00FB6A4C" w:rsidP="0090411F">
      <w:pPr>
        <w:pStyle w:val="ListParagraph"/>
        <w:numPr>
          <w:ilvl w:val="0"/>
          <w:numId w:val="21"/>
        </w:numPr>
        <w:rPr>
          <w:rFonts w:asciiTheme="majorHAnsi" w:hAnsiTheme="majorHAnsi"/>
        </w:rPr>
      </w:pPr>
      <w:ins w:id="588" w:author="David Hoff" w:date="2016-04-12T19:27:00Z">
        <w:r w:rsidRPr="002C427B">
          <w:rPr>
            <w:rFonts w:asciiTheme="majorHAnsi" w:hAnsiTheme="majorHAnsi"/>
          </w:rPr>
          <w:t>Myths and Realities of Olmstead Employment First</w:t>
        </w:r>
      </w:ins>
      <w:ins w:id="589" w:author="David Hoff" w:date="2016-04-12T19:28:00Z">
        <w:r w:rsidRPr="002C427B">
          <w:rPr>
            <w:rFonts w:asciiTheme="majorHAnsi" w:hAnsiTheme="majorHAnsi"/>
          </w:rPr>
          <w:t xml:space="preserve">: Publication from the Minnesota State Council on </w:t>
        </w:r>
      </w:ins>
      <w:ins w:id="590" w:author="David Hoff" w:date="2016-04-13T08:22:00Z">
        <w:r w:rsidR="00346028" w:rsidRPr="002C427B">
          <w:rPr>
            <w:rFonts w:asciiTheme="majorHAnsi" w:hAnsiTheme="majorHAnsi"/>
          </w:rPr>
          <w:t>Disability</w:t>
        </w:r>
      </w:ins>
      <w:ins w:id="591" w:author="David Hoff" w:date="2016-04-12T19:28:00Z">
        <w:r w:rsidRPr="002C427B">
          <w:rPr>
            <w:rFonts w:asciiTheme="majorHAnsi" w:hAnsiTheme="majorHAnsi"/>
          </w:rPr>
          <w:t xml:space="preserve"> that discusses a number of myths regarding Employment First - </w:t>
        </w:r>
      </w:ins>
      <w:ins w:id="592" w:author="David Hoff" w:date="2016-04-12T19:29:00Z">
        <w:r w:rsidRPr="0006677D">
          <w:rPr>
            <w:rFonts w:asciiTheme="majorHAnsi" w:hAnsiTheme="majorHAnsi"/>
          </w:rPr>
          <w:fldChar w:fldCharType="begin"/>
        </w:r>
        <w:r w:rsidRPr="002C427B">
          <w:rPr>
            <w:rFonts w:asciiTheme="majorHAnsi" w:hAnsiTheme="majorHAnsi"/>
          </w:rPr>
          <w:instrText xml:space="preserve"> HYPERLINK "http://www.disability.state.mn.us/2015/04/13/myths-and-realities-of-olmstead-employment-first" </w:instrText>
        </w:r>
        <w:r w:rsidRPr="0006677D">
          <w:rPr>
            <w:rFonts w:asciiTheme="majorHAnsi" w:hAnsiTheme="majorHAnsi"/>
            <w:rPrChange w:id="593" w:author="David Hoff" w:date="2016-04-13T08:36:00Z">
              <w:rPr>
                <w:rFonts w:asciiTheme="majorHAnsi" w:hAnsiTheme="majorHAnsi"/>
              </w:rPr>
            </w:rPrChange>
          </w:rPr>
          <w:fldChar w:fldCharType="separate"/>
        </w:r>
        <w:r w:rsidRPr="0006677D">
          <w:rPr>
            <w:rStyle w:val="Hyperlink"/>
            <w:rFonts w:asciiTheme="majorHAnsi" w:hAnsiTheme="majorHAnsi"/>
          </w:rPr>
          <w:t>www.disability.state.mn.us/2015/04/13/myths-and-realities-of-olmstead-employment-first</w:t>
        </w:r>
        <w:r w:rsidRPr="0006677D">
          <w:rPr>
            <w:rFonts w:asciiTheme="majorHAnsi" w:hAnsiTheme="majorHAnsi"/>
          </w:rPr>
          <w:fldChar w:fldCharType="end"/>
        </w:r>
        <w:r w:rsidRPr="002C427B">
          <w:rPr>
            <w:rFonts w:asciiTheme="majorHAnsi" w:hAnsiTheme="majorHAnsi"/>
          </w:rPr>
          <w:t xml:space="preserve"> </w:t>
        </w:r>
      </w:ins>
    </w:p>
    <w:p w14:paraId="6A64C7AF" w14:textId="77777777" w:rsidR="00A073AD" w:rsidRPr="002C427B" w:rsidRDefault="001F346B" w:rsidP="0090411F">
      <w:pPr>
        <w:pStyle w:val="ListParagraph"/>
        <w:numPr>
          <w:ilvl w:val="0"/>
          <w:numId w:val="21"/>
        </w:numPr>
        <w:rPr>
          <w:rFonts w:asciiTheme="majorHAnsi" w:hAnsiTheme="majorHAnsi"/>
        </w:rPr>
      </w:pPr>
      <w:r w:rsidRPr="002C427B">
        <w:rPr>
          <w:rFonts w:asciiTheme="majorHAnsi" w:hAnsiTheme="majorHAnsi"/>
        </w:rPr>
        <w:t>MN Employment First Summit Report</w:t>
      </w:r>
      <w:r w:rsidR="00AF15A6" w:rsidRPr="002C427B">
        <w:rPr>
          <w:rFonts w:asciiTheme="majorHAnsi" w:hAnsiTheme="majorHAnsi"/>
        </w:rPr>
        <w:t xml:space="preserve">s: </w:t>
      </w:r>
      <w:r w:rsidRPr="002C427B">
        <w:rPr>
          <w:rFonts w:asciiTheme="majorHAnsi" w:hAnsiTheme="majorHAnsi"/>
        </w:rPr>
        <w:t>Report</w:t>
      </w:r>
      <w:r w:rsidR="00AF15A6" w:rsidRPr="002C427B">
        <w:rPr>
          <w:rFonts w:asciiTheme="majorHAnsi" w:hAnsiTheme="majorHAnsi"/>
        </w:rPr>
        <w:t xml:space="preserve">s from MN Employment First Summits I, II, III, IV, held from </w:t>
      </w:r>
      <w:r w:rsidRPr="002C427B">
        <w:rPr>
          <w:rFonts w:asciiTheme="majorHAnsi" w:hAnsiTheme="majorHAnsi"/>
        </w:rPr>
        <w:t>2</w:t>
      </w:r>
      <w:r w:rsidR="00DF551E" w:rsidRPr="002C427B">
        <w:rPr>
          <w:rFonts w:asciiTheme="majorHAnsi" w:hAnsiTheme="majorHAnsi"/>
        </w:rPr>
        <w:t>007</w:t>
      </w:r>
      <w:r w:rsidR="00DE7EB6" w:rsidRPr="002C427B">
        <w:rPr>
          <w:rFonts w:asciiTheme="majorHAnsi" w:hAnsiTheme="majorHAnsi"/>
        </w:rPr>
        <w:t>–</w:t>
      </w:r>
      <w:r w:rsidR="00AF15A6" w:rsidRPr="002C427B">
        <w:rPr>
          <w:rFonts w:asciiTheme="majorHAnsi" w:hAnsiTheme="majorHAnsi"/>
        </w:rPr>
        <w:t>2011</w:t>
      </w:r>
      <w:r w:rsidR="00DE7EB6" w:rsidRPr="002C427B">
        <w:rPr>
          <w:rFonts w:asciiTheme="majorHAnsi" w:hAnsiTheme="majorHAnsi"/>
        </w:rPr>
        <w:t>:</w:t>
      </w:r>
      <w:r w:rsidR="00430D2B" w:rsidRPr="002C427B">
        <w:rPr>
          <w:rFonts w:asciiTheme="majorHAnsi" w:hAnsiTheme="majorHAnsi"/>
        </w:rPr>
        <w:t xml:space="preserve"> </w:t>
      </w:r>
      <w:r w:rsidR="003B031C" w:rsidRPr="002C427B">
        <w:rPr>
          <w:rFonts w:asciiTheme="majorHAnsi" w:hAnsiTheme="majorHAnsi"/>
          <w:rPrChange w:id="594" w:author="David Hoff" w:date="2016-04-13T08:36:00Z">
            <w:rPr>
              <w:rStyle w:val="Hyperlink"/>
              <w:rFonts w:asciiTheme="majorHAnsi" w:hAnsiTheme="majorHAnsi"/>
            </w:rPr>
          </w:rPrChange>
        </w:rPr>
        <w:fldChar w:fldCharType="begin"/>
      </w:r>
      <w:r w:rsidR="003B031C" w:rsidRPr="002C427B">
        <w:rPr>
          <w:rFonts w:asciiTheme="majorHAnsi" w:hAnsiTheme="majorHAnsi"/>
          <w:rPrChange w:id="595" w:author="David Hoff" w:date="2016-04-13T08:36:00Z">
            <w:rPr/>
          </w:rPrChange>
        </w:rPr>
        <w:instrText xml:space="preserve"> HYPERLINK "http://www.mnapse.org/" \l "!action/c1ulz" </w:instrText>
      </w:r>
      <w:r w:rsidR="003B031C" w:rsidRPr="002C427B">
        <w:rPr>
          <w:rFonts w:asciiTheme="majorHAnsi" w:hAnsiTheme="majorHAnsi"/>
          <w:rPrChange w:id="596" w:author="David Hoff" w:date="2016-04-13T08:36:00Z">
            <w:rPr>
              <w:rStyle w:val="Hyperlink"/>
              <w:rFonts w:asciiTheme="majorHAnsi" w:hAnsiTheme="majorHAnsi"/>
            </w:rPr>
          </w:rPrChange>
        </w:rPr>
        <w:fldChar w:fldCharType="separate"/>
      </w:r>
      <w:r w:rsidR="00A073AD" w:rsidRPr="002C427B">
        <w:rPr>
          <w:rStyle w:val="Hyperlink"/>
          <w:rFonts w:asciiTheme="majorHAnsi" w:hAnsiTheme="majorHAnsi"/>
        </w:rPr>
        <w:t>http://www.mnapse.org/#!action/c1ulz</w:t>
      </w:r>
      <w:r w:rsidR="003B031C" w:rsidRPr="002C427B">
        <w:rPr>
          <w:rStyle w:val="Hyperlink"/>
          <w:rFonts w:asciiTheme="majorHAnsi" w:hAnsiTheme="majorHAnsi"/>
          <w:rPrChange w:id="597" w:author="David Hoff" w:date="2016-04-13T08:36:00Z">
            <w:rPr>
              <w:rStyle w:val="Hyperlink"/>
              <w:rFonts w:asciiTheme="majorHAnsi" w:hAnsiTheme="majorHAnsi"/>
            </w:rPr>
          </w:rPrChange>
        </w:rPr>
        <w:fldChar w:fldCharType="end"/>
      </w:r>
    </w:p>
    <w:p w14:paraId="374D67B5" w14:textId="77777777" w:rsidR="001F346B" w:rsidRPr="002C427B" w:rsidRDefault="00826C2B" w:rsidP="0090411F">
      <w:pPr>
        <w:pStyle w:val="ListParagraph"/>
        <w:numPr>
          <w:ilvl w:val="0"/>
          <w:numId w:val="21"/>
        </w:numPr>
        <w:rPr>
          <w:rFonts w:asciiTheme="majorHAnsi" w:hAnsiTheme="majorHAnsi"/>
          <w:color w:val="0011ED"/>
          <w:u w:val="single" w:color="0011ED"/>
          <w:lang w:bidi="en-US"/>
        </w:rPr>
      </w:pPr>
      <w:r w:rsidRPr="0006677D">
        <w:rPr>
          <w:rFonts w:asciiTheme="majorHAnsi" w:hAnsiTheme="majorHAnsi"/>
          <w:lang w:bidi="en-US"/>
        </w:rPr>
        <w:t>MN</w:t>
      </w:r>
      <w:r w:rsidR="001F346B" w:rsidRPr="0006677D">
        <w:rPr>
          <w:rFonts w:asciiTheme="majorHAnsi" w:hAnsiTheme="majorHAnsi"/>
          <w:lang w:bidi="en-US"/>
        </w:rPr>
        <w:t xml:space="preserve"> Employment Policy Initiative Website: </w:t>
      </w:r>
      <w:r w:rsidR="003B031C" w:rsidRPr="002C427B">
        <w:rPr>
          <w:rFonts w:asciiTheme="majorHAnsi" w:hAnsiTheme="majorHAnsi"/>
          <w:rPrChange w:id="598" w:author="David Hoff" w:date="2016-04-13T08:36:00Z">
            <w:rPr>
              <w:rStyle w:val="Hyperlink"/>
              <w:rFonts w:asciiTheme="majorHAnsi" w:hAnsiTheme="majorHAnsi"/>
              <w:u w:color="0011ED"/>
              <w:lang w:bidi="en-US"/>
            </w:rPr>
          </w:rPrChange>
        </w:rPr>
        <w:fldChar w:fldCharType="begin"/>
      </w:r>
      <w:r w:rsidR="003B031C" w:rsidRPr="002C427B">
        <w:rPr>
          <w:rFonts w:asciiTheme="majorHAnsi" w:hAnsiTheme="majorHAnsi"/>
          <w:rPrChange w:id="599" w:author="David Hoff" w:date="2016-04-13T08:36:00Z">
            <w:rPr/>
          </w:rPrChange>
        </w:rPr>
        <w:instrText xml:space="preserve"> HYPERLINK "http://www.mn-epi.org/main" </w:instrText>
      </w:r>
      <w:r w:rsidR="003B031C" w:rsidRPr="002C427B">
        <w:rPr>
          <w:rFonts w:asciiTheme="majorHAnsi" w:hAnsiTheme="majorHAnsi"/>
          <w:rPrChange w:id="600" w:author="David Hoff" w:date="2016-04-13T08:36:00Z">
            <w:rPr>
              <w:rStyle w:val="Hyperlink"/>
              <w:rFonts w:asciiTheme="majorHAnsi" w:hAnsiTheme="majorHAnsi"/>
              <w:u w:color="0011ED"/>
              <w:lang w:bidi="en-US"/>
            </w:rPr>
          </w:rPrChange>
        </w:rPr>
        <w:fldChar w:fldCharType="separate"/>
      </w:r>
      <w:r w:rsidR="0077191F" w:rsidRPr="002C427B">
        <w:rPr>
          <w:rStyle w:val="Hyperlink"/>
          <w:rFonts w:asciiTheme="majorHAnsi" w:hAnsiTheme="majorHAnsi"/>
          <w:u w:color="0011ED"/>
          <w:lang w:bidi="en-US"/>
        </w:rPr>
        <w:t>www.mn-epi.org/main</w:t>
      </w:r>
      <w:r w:rsidR="003B031C" w:rsidRPr="002C427B">
        <w:rPr>
          <w:rStyle w:val="Hyperlink"/>
          <w:rFonts w:asciiTheme="majorHAnsi" w:hAnsiTheme="majorHAnsi"/>
          <w:u w:color="0011ED"/>
          <w:lang w:bidi="en-US"/>
          <w:rPrChange w:id="601" w:author="David Hoff" w:date="2016-04-13T08:36:00Z">
            <w:rPr>
              <w:rStyle w:val="Hyperlink"/>
              <w:rFonts w:asciiTheme="majorHAnsi" w:hAnsiTheme="majorHAnsi"/>
              <w:u w:color="0011ED"/>
              <w:lang w:bidi="en-US"/>
            </w:rPr>
          </w:rPrChange>
        </w:rPr>
        <w:fldChar w:fldCharType="end"/>
      </w:r>
    </w:p>
    <w:p w14:paraId="2F904A25" w14:textId="77777777" w:rsidR="0077191F" w:rsidRPr="002C427B" w:rsidRDefault="0077191F" w:rsidP="0077191F">
      <w:pPr>
        <w:rPr>
          <w:rFonts w:asciiTheme="majorHAnsi" w:hAnsiTheme="majorHAnsi"/>
        </w:rPr>
      </w:pPr>
    </w:p>
    <w:p w14:paraId="4D793A8B" w14:textId="77777777" w:rsidR="002D4955" w:rsidRPr="002C427B" w:rsidRDefault="005D3331" w:rsidP="0077191F">
      <w:pPr>
        <w:rPr>
          <w:rFonts w:asciiTheme="majorHAnsi" w:hAnsiTheme="majorHAnsi"/>
          <w:b/>
          <w:i/>
        </w:rPr>
      </w:pPr>
      <w:r w:rsidRPr="002C427B">
        <w:rPr>
          <w:rFonts w:asciiTheme="majorHAnsi" w:hAnsiTheme="majorHAnsi"/>
          <w:b/>
          <w:bCs/>
        </w:rPr>
        <w:t>Mississippi</w:t>
      </w:r>
    </w:p>
    <w:p w14:paraId="3EC7BCD0" w14:textId="6C3B1F69" w:rsidR="0050797F" w:rsidRPr="002C427B" w:rsidRDefault="0050797F" w:rsidP="0090411F">
      <w:pPr>
        <w:pStyle w:val="ListParagraph"/>
        <w:numPr>
          <w:ilvl w:val="0"/>
          <w:numId w:val="22"/>
        </w:numPr>
        <w:rPr>
          <w:rFonts w:asciiTheme="majorHAnsi" w:hAnsiTheme="majorHAnsi"/>
          <w:i/>
        </w:rPr>
      </w:pPr>
      <w:r w:rsidRPr="002C427B">
        <w:rPr>
          <w:rFonts w:asciiTheme="majorHAnsi" w:hAnsiTheme="majorHAnsi"/>
          <w:bCs/>
        </w:rPr>
        <w:t xml:space="preserve">MS Legislation (passed): </w:t>
      </w:r>
      <w:ins w:id="602" w:author="David Hoff" w:date="2016-04-12T19:40:00Z">
        <w:r w:rsidR="00653836" w:rsidRPr="002C427B">
          <w:rPr>
            <w:rFonts w:asciiTheme="majorHAnsi" w:hAnsiTheme="majorHAnsi"/>
            <w:bCs/>
          </w:rPr>
          <w:t xml:space="preserve">HB 836, </w:t>
        </w:r>
      </w:ins>
      <w:ins w:id="603" w:author="David Hoff" w:date="2016-04-13T08:50:00Z">
        <w:r w:rsidR="00DA5A12">
          <w:rPr>
            <w:rFonts w:asciiTheme="majorHAnsi" w:hAnsiTheme="majorHAnsi"/>
            <w:bCs/>
          </w:rPr>
          <w:t xml:space="preserve">enacted in 2015, </w:t>
        </w:r>
      </w:ins>
      <w:del w:id="604" w:author="David Hoff" w:date="2016-04-13T08:23:00Z">
        <w:r w:rsidRPr="00DA5A12" w:rsidDel="00346028">
          <w:rPr>
            <w:rFonts w:asciiTheme="majorHAnsi" w:hAnsiTheme="majorHAnsi"/>
            <w:bCs/>
          </w:rPr>
          <w:delText>2015</w:delText>
        </w:r>
        <w:r w:rsidRPr="00DA5A12" w:rsidDel="00346028">
          <w:rPr>
            <w:rFonts w:asciiTheme="majorHAnsi" w:hAnsiTheme="majorHAnsi"/>
          </w:rPr>
          <w:delText xml:space="preserve"> legislation </w:delText>
        </w:r>
      </w:del>
      <w:r w:rsidRPr="00DA5A12">
        <w:rPr>
          <w:rFonts w:asciiTheme="majorHAnsi" w:hAnsiTheme="majorHAnsi"/>
        </w:rPr>
        <w:t>implementing an Employment First policy</w:t>
      </w:r>
      <w:ins w:id="605" w:author="David Hoff" w:date="2016-04-12T19:38:00Z">
        <w:r w:rsidR="00653836" w:rsidRPr="00DA5A12">
          <w:rPr>
            <w:rFonts w:asciiTheme="majorHAnsi" w:hAnsiTheme="majorHAnsi"/>
          </w:rPr>
          <w:t xml:space="preserve"> for working age citizens </w:t>
        </w:r>
      </w:ins>
      <w:ins w:id="606" w:author="David Hoff" w:date="2016-04-13T08:23:00Z">
        <w:r w:rsidR="00346028" w:rsidRPr="00DA5A12">
          <w:rPr>
            <w:rFonts w:asciiTheme="majorHAnsi" w:hAnsiTheme="majorHAnsi"/>
          </w:rPr>
          <w:t xml:space="preserve">of Mississippi </w:t>
        </w:r>
      </w:ins>
      <w:ins w:id="607" w:author="David Hoff" w:date="2016-04-12T19:38:00Z">
        <w:r w:rsidR="00653836" w:rsidRPr="00DA5A12">
          <w:rPr>
            <w:rFonts w:asciiTheme="majorHAnsi" w:hAnsiTheme="majorHAnsi"/>
          </w:rPr>
          <w:t>with disabilities</w:t>
        </w:r>
      </w:ins>
      <w:r w:rsidR="00DE7EB6" w:rsidRPr="00DA5A12">
        <w:rPr>
          <w:rFonts w:asciiTheme="majorHAnsi" w:hAnsiTheme="majorHAnsi"/>
        </w:rPr>
        <w:t>:</w:t>
      </w:r>
      <w:r w:rsidRPr="00DA5A12">
        <w:rPr>
          <w:rFonts w:asciiTheme="majorHAnsi" w:hAnsiTheme="majorHAnsi"/>
        </w:rPr>
        <w:t xml:space="preserve"> </w:t>
      </w:r>
      <w:r w:rsidR="003B031C" w:rsidRPr="002C427B">
        <w:rPr>
          <w:rFonts w:asciiTheme="majorHAnsi" w:hAnsiTheme="majorHAnsi"/>
          <w:rPrChange w:id="608" w:author="David Hoff" w:date="2016-04-13T08:36:00Z">
            <w:rPr>
              <w:rStyle w:val="Hyperlink"/>
              <w:rFonts w:asciiTheme="majorHAnsi" w:hAnsiTheme="majorHAnsi"/>
            </w:rPr>
          </w:rPrChange>
        </w:rPr>
        <w:fldChar w:fldCharType="begin"/>
      </w:r>
      <w:r w:rsidR="003B031C" w:rsidRPr="002C427B">
        <w:rPr>
          <w:rFonts w:asciiTheme="majorHAnsi" w:hAnsiTheme="majorHAnsi"/>
          <w:rPrChange w:id="609" w:author="David Hoff" w:date="2016-04-13T08:36:00Z">
            <w:rPr/>
          </w:rPrChange>
        </w:rPr>
        <w:instrText xml:space="preserve"> HYPERLINK "http://billstatus.ls.state.ms.us/documents/2015/pdf/HB/0800-0899/HB0836PS.pdf" </w:instrText>
      </w:r>
      <w:r w:rsidR="003B031C" w:rsidRPr="002C427B">
        <w:rPr>
          <w:rFonts w:asciiTheme="majorHAnsi" w:hAnsiTheme="majorHAnsi"/>
          <w:rPrChange w:id="610"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http://billstatus.ls.state.ms.us/documents/2015/pdf/HB/0800-0899/HB0836PS.pdf</w:t>
      </w:r>
      <w:r w:rsidR="003B031C" w:rsidRPr="002C427B">
        <w:rPr>
          <w:rStyle w:val="Hyperlink"/>
          <w:rFonts w:asciiTheme="majorHAnsi" w:hAnsiTheme="majorHAnsi"/>
          <w:rPrChange w:id="611" w:author="David Hoff" w:date="2016-04-13T08:36:00Z">
            <w:rPr>
              <w:rStyle w:val="Hyperlink"/>
              <w:rFonts w:asciiTheme="majorHAnsi" w:hAnsiTheme="majorHAnsi"/>
            </w:rPr>
          </w:rPrChange>
        </w:rPr>
        <w:fldChar w:fldCharType="end"/>
      </w:r>
    </w:p>
    <w:p w14:paraId="0FA35AFF" w14:textId="55613DB2" w:rsidR="00B81B50" w:rsidRPr="0006677D" w:rsidRDefault="002D4955" w:rsidP="0090411F">
      <w:pPr>
        <w:pStyle w:val="ListParagraph"/>
        <w:numPr>
          <w:ilvl w:val="0"/>
          <w:numId w:val="22"/>
        </w:numPr>
        <w:rPr>
          <w:rFonts w:asciiTheme="majorHAnsi" w:hAnsiTheme="majorHAnsi"/>
          <w:bCs/>
        </w:rPr>
      </w:pPr>
      <w:r w:rsidRPr="002C427B">
        <w:rPr>
          <w:rFonts w:asciiTheme="majorHAnsi" w:hAnsiTheme="majorHAnsi"/>
          <w:bCs/>
        </w:rPr>
        <w:t xml:space="preserve">MS Executive Order: </w:t>
      </w:r>
      <w:r w:rsidR="001F2F3E" w:rsidRPr="0006677D">
        <w:rPr>
          <w:rFonts w:asciiTheme="majorHAnsi" w:hAnsiTheme="majorHAnsi"/>
          <w:bCs/>
        </w:rPr>
        <w:t xml:space="preserve">January 2014 </w:t>
      </w:r>
      <w:ins w:id="612" w:author="David Hoff" w:date="2016-04-13T08:42:00Z">
        <w:r w:rsidR="0006677D">
          <w:rPr>
            <w:rFonts w:asciiTheme="majorHAnsi" w:hAnsiTheme="majorHAnsi"/>
            <w:bCs/>
          </w:rPr>
          <w:t xml:space="preserve">Governor’s </w:t>
        </w:r>
      </w:ins>
      <w:r w:rsidR="001F2F3E" w:rsidRPr="0006677D">
        <w:rPr>
          <w:rFonts w:asciiTheme="majorHAnsi" w:hAnsiTheme="majorHAnsi"/>
          <w:bCs/>
        </w:rPr>
        <w:t xml:space="preserve">Executive Order </w:t>
      </w:r>
      <w:ins w:id="613" w:author="David Hoff" w:date="2016-04-13T08:25:00Z">
        <w:r w:rsidR="00346028" w:rsidRPr="0006677D">
          <w:rPr>
            <w:rFonts w:asciiTheme="majorHAnsi" w:hAnsiTheme="majorHAnsi"/>
            <w:bCs/>
          </w:rPr>
          <w:t xml:space="preserve">(1335) </w:t>
        </w:r>
      </w:ins>
      <w:r w:rsidR="001F2F3E" w:rsidRPr="0006677D">
        <w:rPr>
          <w:rFonts w:asciiTheme="majorHAnsi" w:hAnsiTheme="majorHAnsi"/>
          <w:bCs/>
        </w:rPr>
        <w:t xml:space="preserve">directing </w:t>
      </w:r>
      <w:ins w:id="614" w:author="David Hoff" w:date="2016-04-13T08:25:00Z">
        <w:r w:rsidR="00346028" w:rsidRPr="0006677D">
          <w:rPr>
            <w:rFonts w:asciiTheme="majorHAnsi" w:hAnsiTheme="majorHAnsi"/>
            <w:bCs/>
          </w:rPr>
          <w:t xml:space="preserve">Mississippi </w:t>
        </w:r>
      </w:ins>
      <w:r w:rsidR="001F2F3E" w:rsidRPr="0006677D">
        <w:rPr>
          <w:rFonts w:asciiTheme="majorHAnsi" w:hAnsiTheme="majorHAnsi"/>
          <w:bCs/>
        </w:rPr>
        <w:t>state agencies to ensure employment in integrated settings as the first priority option to the extent feasible</w:t>
      </w:r>
      <w:r w:rsidR="00DE7EB6" w:rsidRPr="0006677D">
        <w:rPr>
          <w:rFonts w:asciiTheme="majorHAnsi" w:hAnsiTheme="majorHAnsi"/>
          <w:bCs/>
        </w:rPr>
        <w:t>:</w:t>
      </w:r>
      <w:r w:rsidR="001F2F3E" w:rsidRPr="0006677D">
        <w:rPr>
          <w:rFonts w:asciiTheme="majorHAnsi" w:hAnsiTheme="majorHAnsi"/>
          <w:bCs/>
        </w:rPr>
        <w:t xml:space="preserve"> </w:t>
      </w:r>
      <w:r w:rsidR="00DE7EB6" w:rsidRPr="0006677D">
        <w:rPr>
          <w:rFonts w:asciiTheme="majorHAnsi" w:hAnsiTheme="majorHAnsi"/>
          <w:bCs/>
        </w:rPr>
        <w:br/>
      </w:r>
      <w:r w:rsidR="003B031C" w:rsidRPr="002C427B">
        <w:rPr>
          <w:rFonts w:asciiTheme="majorHAnsi" w:hAnsiTheme="majorHAnsi"/>
          <w:rPrChange w:id="615"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616" w:author="David Hoff" w:date="2016-04-13T08:36:00Z">
            <w:rPr/>
          </w:rPrChange>
        </w:rPr>
        <w:instrText xml:space="preserve"> HYPERLINK "http://www.governorbryant.com/wp-content/uploads/2012/07/EO-1335.pdf" </w:instrText>
      </w:r>
      <w:r w:rsidR="003B031C" w:rsidRPr="002C427B">
        <w:rPr>
          <w:rFonts w:asciiTheme="majorHAnsi" w:hAnsiTheme="majorHAnsi"/>
          <w:rPrChange w:id="617" w:author="David Hoff" w:date="2016-04-13T08:36:00Z">
            <w:rPr>
              <w:rStyle w:val="Hyperlink"/>
              <w:rFonts w:asciiTheme="majorHAnsi" w:hAnsiTheme="majorHAnsi"/>
              <w:bCs/>
            </w:rPr>
          </w:rPrChange>
        </w:rPr>
        <w:fldChar w:fldCharType="separate"/>
      </w:r>
      <w:r w:rsidR="001F2F3E" w:rsidRPr="002C427B">
        <w:rPr>
          <w:rStyle w:val="Hyperlink"/>
          <w:rFonts w:asciiTheme="majorHAnsi" w:hAnsiTheme="majorHAnsi"/>
          <w:bCs/>
        </w:rPr>
        <w:t>www.governorbryant.com/wp-content/uploads/2012/07/EO-1335.pdf</w:t>
      </w:r>
      <w:r w:rsidR="003B031C" w:rsidRPr="002C427B">
        <w:rPr>
          <w:rStyle w:val="Hyperlink"/>
          <w:rFonts w:asciiTheme="majorHAnsi" w:hAnsiTheme="majorHAnsi"/>
          <w:bCs/>
          <w:rPrChange w:id="618" w:author="David Hoff" w:date="2016-04-13T08:36:00Z">
            <w:rPr>
              <w:rStyle w:val="Hyperlink"/>
              <w:rFonts w:asciiTheme="majorHAnsi" w:hAnsiTheme="majorHAnsi"/>
              <w:bCs/>
            </w:rPr>
          </w:rPrChange>
        </w:rPr>
        <w:fldChar w:fldCharType="end"/>
      </w:r>
      <w:r w:rsidR="001F2F3E" w:rsidRPr="002C427B">
        <w:rPr>
          <w:rFonts w:asciiTheme="majorHAnsi" w:hAnsiTheme="majorHAnsi"/>
          <w:bCs/>
        </w:rPr>
        <w:t xml:space="preserve"> </w:t>
      </w:r>
    </w:p>
    <w:p w14:paraId="08E69D8A" w14:textId="77777777" w:rsidR="0077191F" w:rsidRPr="002C427B" w:rsidRDefault="0077191F" w:rsidP="0077191F">
      <w:pPr>
        <w:rPr>
          <w:rFonts w:asciiTheme="majorHAnsi" w:hAnsiTheme="majorHAnsi"/>
          <w:i/>
        </w:rPr>
      </w:pPr>
    </w:p>
    <w:p w14:paraId="123673C1" w14:textId="77777777" w:rsidR="00636B81" w:rsidRPr="002C427B" w:rsidRDefault="0077191F" w:rsidP="0077191F">
      <w:pPr>
        <w:rPr>
          <w:rFonts w:asciiTheme="majorHAnsi" w:hAnsiTheme="majorHAnsi"/>
          <w:b/>
          <w:i/>
        </w:rPr>
      </w:pPr>
      <w:r w:rsidRPr="002C427B">
        <w:rPr>
          <w:rFonts w:asciiTheme="majorHAnsi" w:hAnsiTheme="majorHAnsi"/>
          <w:b/>
        </w:rPr>
        <w:t>Missouri</w:t>
      </w:r>
    </w:p>
    <w:p w14:paraId="4E036491" w14:textId="77777777" w:rsidR="00642D59" w:rsidRPr="0006677D" w:rsidRDefault="00636B81" w:rsidP="0090411F">
      <w:pPr>
        <w:pStyle w:val="ListParagraph"/>
        <w:numPr>
          <w:ilvl w:val="0"/>
          <w:numId w:val="23"/>
        </w:numPr>
        <w:rPr>
          <w:rStyle w:val="Hyperlink"/>
          <w:rFonts w:asciiTheme="majorHAnsi" w:hAnsiTheme="majorHAnsi"/>
          <w:i/>
          <w:color w:val="auto"/>
          <w:u w:val="none"/>
        </w:rPr>
      </w:pPr>
      <w:r w:rsidRPr="002C427B">
        <w:rPr>
          <w:rFonts w:asciiTheme="majorHAnsi" w:hAnsiTheme="majorHAnsi"/>
        </w:rPr>
        <w:t xml:space="preserve">MO </w:t>
      </w:r>
      <w:r w:rsidR="00AC7BD1" w:rsidRPr="002C427B">
        <w:rPr>
          <w:rFonts w:asciiTheme="majorHAnsi" w:hAnsiTheme="majorHAnsi"/>
        </w:rPr>
        <w:t xml:space="preserve">DDD </w:t>
      </w:r>
      <w:r w:rsidR="00525560" w:rsidRPr="002C427B">
        <w:rPr>
          <w:rFonts w:asciiTheme="majorHAnsi" w:hAnsiTheme="majorHAnsi"/>
        </w:rPr>
        <w:t>Employment First Policy</w:t>
      </w:r>
      <w:r w:rsidR="00A67115" w:rsidRPr="002C427B">
        <w:rPr>
          <w:rFonts w:asciiTheme="majorHAnsi" w:hAnsiTheme="majorHAnsi"/>
        </w:rPr>
        <w:t xml:space="preserve">: </w:t>
      </w:r>
      <w:r w:rsidR="00642D59" w:rsidRPr="002C427B">
        <w:rPr>
          <w:rFonts w:asciiTheme="majorHAnsi" w:hAnsiTheme="majorHAnsi"/>
        </w:rPr>
        <w:t>January 2011 Employment First Policy, issued by the Missouri Department of Mental Health, Division of Developmental Disabilities</w:t>
      </w:r>
      <w:r w:rsidR="00DE7EB6"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619" w:author="David Hoff" w:date="2016-04-13T08:36:00Z">
            <w:rPr>
              <w:rStyle w:val="Hyperlink"/>
              <w:rFonts w:asciiTheme="majorHAnsi" w:hAnsiTheme="majorHAnsi"/>
            </w:rPr>
          </w:rPrChange>
        </w:rPr>
        <w:fldChar w:fldCharType="begin"/>
      </w:r>
      <w:r w:rsidR="003B031C" w:rsidRPr="002C427B">
        <w:rPr>
          <w:rFonts w:asciiTheme="majorHAnsi" w:hAnsiTheme="majorHAnsi"/>
          <w:rPrChange w:id="620" w:author="David Hoff" w:date="2016-04-13T08:36:00Z">
            <w:rPr/>
          </w:rPrChange>
        </w:rPr>
        <w:instrText xml:space="preserve"> HYPERLINK "http://dmh.mo.gov/docs/dd/employmentpolicyfinal.pdf" </w:instrText>
      </w:r>
      <w:r w:rsidR="003B031C" w:rsidRPr="002C427B">
        <w:rPr>
          <w:rFonts w:asciiTheme="majorHAnsi" w:hAnsiTheme="majorHAnsi"/>
          <w:rPrChange w:id="621"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http://dmh.mo.gov/docs/dd/employmentpolicyfinal.pdf</w:t>
      </w:r>
      <w:r w:rsidR="003B031C" w:rsidRPr="002C427B">
        <w:rPr>
          <w:rStyle w:val="Hyperlink"/>
          <w:rFonts w:asciiTheme="majorHAnsi" w:hAnsiTheme="majorHAnsi"/>
          <w:rPrChange w:id="622"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7335E404" w14:textId="77777777" w:rsidR="00636B81" w:rsidRPr="002C427B" w:rsidRDefault="00636B81" w:rsidP="0090411F">
      <w:pPr>
        <w:pStyle w:val="ListParagraph"/>
        <w:numPr>
          <w:ilvl w:val="0"/>
          <w:numId w:val="23"/>
        </w:numPr>
        <w:rPr>
          <w:rFonts w:asciiTheme="majorHAnsi" w:hAnsiTheme="majorHAnsi"/>
        </w:rPr>
      </w:pPr>
      <w:r w:rsidRPr="002C427B">
        <w:rPr>
          <w:rFonts w:asciiTheme="majorHAnsi" w:hAnsiTheme="majorHAnsi"/>
        </w:rPr>
        <w:t>MO DDD Employment First and Transition: Missouri principles on youth transition and Employment First</w:t>
      </w:r>
      <w:r w:rsidR="00DE7EB6"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623" w:author="David Hoff" w:date="2016-04-13T08:36:00Z">
            <w:rPr>
              <w:rStyle w:val="Hyperlink"/>
              <w:rFonts w:asciiTheme="majorHAnsi" w:hAnsiTheme="majorHAnsi"/>
            </w:rPr>
          </w:rPrChange>
        </w:rPr>
        <w:fldChar w:fldCharType="begin"/>
      </w:r>
      <w:r w:rsidR="003B031C" w:rsidRPr="002C427B">
        <w:rPr>
          <w:rFonts w:asciiTheme="majorHAnsi" w:hAnsiTheme="majorHAnsi"/>
          <w:rPrChange w:id="624" w:author="David Hoff" w:date="2016-04-13T08:36:00Z">
            <w:rPr/>
          </w:rPrChange>
        </w:rPr>
        <w:instrText xml:space="preserve"> HYPERLINK "http://dmh.mo.gov/dd/progs/employment.html" </w:instrText>
      </w:r>
      <w:r w:rsidR="003B031C" w:rsidRPr="002C427B">
        <w:rPr>
          <w:rFonts w:asciiTheme="majorHAnsi" w:hAnsiTheme="majorHAnsi"/>
          <w:rPrChange w:id="625"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http://dmh.mo.gov/dd/progs/employment.html</w:t>
      </w:r>
      <w:r w:rsidR="003B031C" w:rsidRPr="002C427B">
        <w:rPr>
          <w:rStyle w:val="Hyperlink"/>
          <w:rFonts w:asciiTheme="majorHAnsi" w:hAnsiTheme="majorHAnsi"/>
          <w:rPrChange w:id="626"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75796962" w14:textId="77777777" w:rsidR="0077191F" w:rsidRPr="002C427B" w:rsidRDefault="0077191F" w:rsidP="0077191F">
      <w:pPr>
        <w:rPr>
          <w:rFonts w:asciiTheme="majorHAnsi" w:hAnsiTheme="majorHAnsi"/>
          <w:i/>
        </w:rPr>
      </w:pPr>
    </w:p>
    <w:p w14:paraId="4DCCBF39" w14:textId="77777777" w:rsidR="0077191F" w:rsidRPr="002C427B" w:rsidRDefault="00D33BCF" w:rsidP="0077191F">
      <w:pPr>
        <w:rPr>
          <w:rFonts w:asciiTheme="majorHAnsi" w:hAnsiTheme="majorHAnsi"/>
          <w:b/>
        </w:rPr>
      </w:pPr>
      <w:r w:rsidRPr="002C427B">
        <w:rPr>
          <w:rFonts w:asciiTheme="majorHAnsi" w:hAnsiTheme="majorHAnsi"/>
          <w:b/>
          <w:bCs/>
        </w:rPr>
        <w:t>Montana</w:t>
      </w:r>
      <w:r w:rsidRPr="002C427B">
        <w:rPr>
          <w:rFonts w:asciiTheme="majorHAnsi" w:hAnsiTheme="majorHAnsi"/>
          <w:b/>
        </w:rPr>
        <w:t xml:space="preserve"> </w:t>
      </w:r>
    </w:p>
    <w:p w14:paraId="42D0D9D4" w14:textId="77777777" w:rsidR="00D33BCF" w:rsidRPr="0006677D" w:rsidRDefault="00D33BCF" w:rsidP="0090411F">
      <w:pPr>
        <w:pStyle w:val="ListParagraph"/>
        <w:numPr>
          <w:ilvl w:val="0"/>
          <w:numId w:val="24"/>
        </w:numPr>
        <w:rPr>
          <w:rFonts w:asciiTheme="majorHAnsi" w:hAnsiTheme="majorHAnsi"/>
          <w:i/>
        </w:rPr>
      </w:pPr>
      <w:r w:rsidRPr="002C427B">
        <w:rPr>
          <w:rFonts w:asciiTheme="majorHAnsi" w:hAnsiTheme="majorHAnsi"/>
        </w:rPr>
        <w:t>Montana Employment First Initiative Statement:</w:t>
      </w:r>
      <w:r w:rsidR="00457AFA" w:rsidRPr="002C427B">
        <w:rPr>
          <w:rFonts w:asciiTheme="majorHAnsi" w:hAnsiTheme="majorHAnsi"/>
        </w:rPr>
        <w:t xml:space="preserve"> </w:t>
      </w:r>
      <w:r w:rsidR="001E6B17" w:rsidRPr="002C427B">
        <w:rPr>
          <w:rFonts w:asciiTheme="majorHAnsi" w:hAnsiTheme="majorHAnsi"/>
        </w:rPr>
        <w:t>Montana Developmental Disabilities Program s</w:t>
      </w:r>
      <w:r w:rsidR="00457AFA" w:rsidRPr="002C427B">
        <w:rPr>
          <w:rFonts w:asciiTheme="majorHAnsi" w:hAnsiTheme="majorHAnsi"/>
        </w:rPr>
        <w:t xml:space="preserve">tatement </w:t>
      </w:r>
      <w:r w:rsidR="001E6B17" w:rsidRPr="002C427B">
        <w:rPr>
          <w:rFonts w:asciiTheme="majorHAnsi" w:hAnsiTheme="majorHAnsi"/>
        </w:rPr>
        <w:t>on Employment First</w:t>
      </w:r>
      <w:r w:rsidR="00DE7EB6" w:rsidRPr="002C427B">
        <w:rPr>
          <w:rFonts w:asciiTheme="majorHAnsi" w:hAnsiTheme="majorHAnsi"/>
        </w:rPr>
        <w:t>:</w:t>
      </w:r>
      <w:r w:rsidR="001E6B17" w:rsidRPr="002C427B">
        <w:rPr>
          <w:rFonts w:asciiTheme="majorHAnsi" w:hAnsiTheme="majorHAnsi"/>
        </w:rPr>
        <w:t xml:space="preserve"> </w:t>
      </w:r>
      <w:r w:rsidR="003B031C" w:rsidRPr="002C427B">
        <w:rPr>
          <w:rFonts w:asciiTheme="majorHAnsi" w:hAnsiTheme="majorHAnsi"/>
          <w:rPrChange w:id="627" w:author="David Hoff" w:date="2016-04-13T08:36:00Z">
            <w:rPr>
              <w:rStyle w:val="Hyperlink"/>
              <w:rFonts w:asciiTheme="majorHAnsi" w:hAnsiTheme="majorHAnsi"/>
            </w:rPr>
          </w:rPrChange>
        </w:rPr>
        <w:fldChar w:fldCharType="begin"/>
      </w:r>
      <w:r w:rsidR="003B031C" w:rsidRPr="002C427B">
        <w:rPr>
          <w:rFonts w:asciiTheme="majorHAnsi" w:hAnsiTheme="majorHAnsi"/>
          <w:rPrChange w:id="628" w:author="David Hoff" w:date="2016-04-13T08:36:00Z">
            <w:rPr/>
          </w:rPrChange>
        </w:rPr>
        <w:instrText xml:space="preserve"> HYPERLINK "http://www.dphhs.mt.gov/Portals/85/dsd/documents/DDP/SELN/MontanaEmploymentFirstInitiative.pdf" </w:instrText>
      </w:r>
      <w:r w:rsidR="003B031C" w:rsidRPr="002C427B">
        <w:rPr>
          <w:rFonts w:asciiTheme="majorHAnsi" w:hAnsiTheme="majorHAnsi"/>
          <w:rPrChange w:id="629" w:author="David Hoff" w:date="2016-04-13T08:36:00Z">
            <w:rPr>
              <w:rStyle w:val="Hyperlink"/>
              <w:rFonts w:asciiTheme="majorHAnsi" w:hAnsiTheme="majorHAnsi"/>
            </w:rPr>
          </w:rPrChange>
        </w:rPr>
        <w:fldChar w:fldCharType="separate"/>
      </w:r>
      <w:r w:rsidR="001E6B17" w:rsidRPr="002C427B">
        <w:rPr>
          <w:rStyle w:val="Hyperlink"/>
          <w:rFonts w:asciiTheme="majorHAnsi" w:hAnsiTheme="majorHAnsi"/>
        </w:rPr>
        <w:t>www.dphhs.mt.gov/Portals/85/dsd/documents/DDP/SELN/MontanaEmploymentFirstInitiative.pdf</w:t>
      </w:r>
      <w:r w:rsidR="003B031C" w:rsidRPr="002C427B">
        <w:rPr>
          <w:rStyle w:val="Hyperlink"/>
          <w:rFonts w:asciiTheme="majorHAnsi" w:hAnsiTheme="majorHAnsi"/>
          <w:rPrChange w:id="630" w:author="David Hoff" w:date="2016-04-13T08:36:00Z">
            <w:rPr>
              <w:rStyle w:val="Hyperlink"/>
              <w:rFonts w:asciiTheme="majorHAnsi" w:hAnsiTheme="majorHAnsi"/>
            </w:rPr>
          </w:rPrChange>
        </w:rPr>
        <w:fldChar w:fldCharType="end"/>
      </w:r>
      <w:r w:rsidR="001E6B17" w:rsidRPr="002C427B">
        <w:rPr>
          <w:rFonts w:asciiTheme="majorHAnsi" w:hAnsiTheme="majorHAnsi"/>
        </w:rPr>
        <w:t xml:space="preserve"> </w:t>
      </w:r>
    </w:p>
    <w:p w14:paraId="614177F9" w14:textId="77777777" w:rsidR="0077191F" w:rsidRPr="002C427B" w:rsidRDefault="0077191F" w:rsidP="0077191F">
      <w:pPr>
        <w:rPr>
          <w:rFonts w:asciiTheme="majorHAnsi" w:hAnsiTheme="majorHAnsi"/>
        </w:rPr>
      </w:pPr>
    </w:p>
    <w:p w14:paraId="27A4831F" w14:textId="77777777" w:rsidR="0077191F" w:rsidRPr="002C427B" w:rsidRDefault="0077191F" w:rsidP="0077191F">
      <w:pPr>
        <w:rPr>
          <w:rFonts w:asciiTheme="majorHAnsi" w:hAnsiTheme="majorHAnsi"/>
          <w:b/>
        </w:rPr>
      </w:pPr>
      <w:r w:rsidRPr="002C427B">
        <w:rPr>
          <w:rFonts w:asciiTheme="majorHAnsi" w:hAnsiTheme="majorHAnsi"/>
          <w:b/>
        </w:rPr>
        <w:t>Nevada</w:t>
      </w:r>
    </w:p>
    <w:p w14:paraId="6D46F2CF" w14:textId="35AAF2BE" w:rsidR="00EC440A" w:rsidRPr="002C427B" w:rsidRDefault="00EC440A" w:rsidP="0090411F">
      <w:pPr>
        <w:pStyle w:val="ListParagraph"/>
        <w:numPr>
          <w:ilvl w:val="0"/>
          <w:numId w:val="24"/>
        </w:numPr>
        <w:rPr>
          <w:rFonts w:asciiTheme="majorHAnsi" w:hAnsiTheme="majorHAnsi"/>
        </w:rPr>
      </w:pPr>
      <w:r w:rsidRPr="002C427B">
        <w:rPr>
          <w:rFonts w:asciiTheme="majorHAnsi" w:hAnsiTheme="majorHAnsi"/>
        </w:rPr>
        <w:t xml:space="preserve">NV Executive Order: July 2014 </w:t>
      </w:r>
      <w:ins w:id="631" w:author="David Hoff" w:date="2016-04-13T08:42:00Z">
        <w:r w:rsidR="0006677D">
          <w:rPr>
            <w:rFonts w:asciiTheme="majorHAnsi" w:hAnsiTheme="majorHAnsi"/>
          </w:rPr>
          <w:t xml:space="preserve">Governor’s </w:t>
        </w:r>
      </w:ins>
      <w:ins w:id="632" w:author="David Hoff" w:date="2016-04-13T08:28:00Z">
        <w:r w:rsidR="00C0565C" w:rsidRPr="0006677D">
          <w:rPr>
            <w:rFonts w:asciiTheme="majorHAnsi" w:hAnsiTheme="majorHAnsi"/>
          </w:rPr>
          <w:t>E</w:t>
        </w:r>
      </w:ins>
      <w:del w:id="633" w:author="David Hoff" w:date="2016-04-13T08:28:00Z">
        <w:r w:rsidR="00DE7EB6" w:rsidRPr="0006677D" w:rsidDel="00C0565C">
          <w:rPr>
            <w:rFonts w:asciiTheme="majorHAnsi" w:hAnsiTheme="majorHAnsi"/>
          </w:rPr>
          <w:delText>e</w:delText>
        </w:r>
      </w:del>
      <w:r w:rsidRPr="0006677D">
        <w:rPr>
          <w:rFonts w:asciiTheme="majorHAnsi" w:hAnsiTheme="majorHAnsi"/>
        </w:rPr>
        <w:t xml:space="preserve">xecutive </w:t>
      </w:r>
      <w:ins w:id="634" w:author="David Hoff" w:date="2016-04-13T08:28:00Z">
        <w:r w:rsidR="00C0565C" w:rsidRPr="0006677D">
          <w:rPr>
            <w:rFonts w:asciiTheme="majorHAnsi" w:hAnsiTheme="majorHAnsi"/>
          </w:rPr>
          <w:t>O</w:t>
        </w:r>
      </w:ins>
      <w:del w:id="635" w:author="David Hoff" w:date="2016-04-13T08:28:00Z">
        <w:r w:rsidR="00DE7EB6" w:rsidRPr="0006677D" w:rsidDel="00C0565C">
          <w:rPr>
            <w:rFonts w:asciiTheme="majorHAnsi" w:hAnsiTheme="majorHAnsi"/>
          </w:rPr>
          <w:delText>o</w:delText>
        </w:r>
      </w:del>
      <w:r w:rsidRPr="0006677D">
        <w:rPr>
          <w:rFonts w:asciiTheme="majorHAnsi" w:hAnsiTheme="majorHAnsi"/>
        </w:rPr>
        <w:t>rder</w:t>
      </w:r>
      <w:ins w:id="636" w:author="David Hoff" w:date="2016-04-13T08:28:00Z">
        <w:r w:rsidR="00C0565C" w:rsidRPr="0006677D">
          <w:rPr>
            <w:rFonts w:asciiTheme="majorHAnsi" w:hAnsiTheme="majorHAnsi"/>
          </w:rPr>
          <w:t xml:space="preserve"> (2014-16)</w:t>
        </w:r>
      </w:ins>
      <w:r w:rsidRPr="0006677D">
        <w:rPr>
          <w:rFonts w:asciiTheme="majorHAnsi" w:hAnsiTheme="majorHAnsi"/>
        </w:rPr>
        <w:t xml:space="preserve"> establishing a taskforce on integrated employment</w:t>
      </w:r>
      <w:r w:rsidR="00DE7EB6" w:rsidRPr="0006677D">
        <w:rPr>
          <w:rFonts w:asciiTheme="majorHAnsi" w:hAnsiTheme="majorHAnsi"/>
        </w:rPr>
        <w:t>:</w:t>
      </w:r>
      <w:r w:rsidRPr="0006677D">
        <w:rPr>
          <w:rFonts w:asciiTheme="majorHAnsi" w:hAnsiTheme="majorHAnsi"/>
        </w:rPr>
        <w:t xml:space="preserve"> </w:t>
      </w:r>
      <w:r w:rsidR="003B031C" w:rsidRPr="002C427B">
        <w:rPr>
          <w:rFonts w:asciiTheme="majorHAnsi" w:hAnsiTheme="majorHAnsi"/>
          <w:rPrChange w:id="637" w:author="David Hoff" w:date="2016-04-13T08:36:00Z">
            <w:rPr>
              <w:rStyle w:val="Hyperlink"/>
              <w:rFonts w:asciiTheme="majorHAnsi" w:hAnsiTheme="majorHAnsi"/>
            </w:rPr>
          </w:rPrChange>
        </w:rPr>
        <w:fldChar w:fldCharType="begin"/>
      </w:r>
      <w:r w:rsidR="003B031C" w:rsidRPr="002C427B">
        <w:rPr>
          <w:rFonts w:asciiTheme="majorHAnsi" w:hAnsiTheme="majorHAnsi"/>
          <w:rPrChange w:id="638" w:author="David Hoff" w:date="2016-04-13T08:36:00Z">
            <w:rPr/>
          </w:rPrChange>
        </w:rPr>
        <w:instrText xml:space="preserve"> HYPERLINK "http://gov.nv.gov/uploadedFiles/govnvgov/Content/News_and_Media/Executive_Orders/2014_Images/EO_2014-16.pdf" </w:instrText>
      </w:r>
      <w:r w:rsidR="003B031C" w:rsidRPr="002C427B">
        <w:rPr>
          <w:rFonts w:asciiTheme="majorHAnsi" w:hAnsiTheme="majorHAnsi"/>
          <w:rPrChange w:id="639"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http://gov.nv.gov/uploadedFiles/govnvgov/Content/News_and_Media/Executive_Orders/2014_Images/EO_2014-16.pdf</w:t>
      </w:r>
      <w:r w:rsidR="003B031C" w:rsidRPr="002C427B">
        <w:rPr>
          <w:rStyle w:val="Hyperlink"/>
          <w:rFonts w:asciiTheme="majorHAnsi" w:hAnsiTheme="majorHAnsi"/>
          <w:rPrChange w:id="640"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55DDD207" w14:textId="77777777" w:rsidR="00DC0578" w:rsidRPr="0006677D" w:rsidRDefault="002E1B8E" w:rsidP="0090411F">
      <w:pPr>
        <w:pStyle w:val="ListParagraph"/>
        <w:numPr>
          <w:ilvl w:val="0"/>
          <w:numId w:val="24"/>
        </w:numPr>
        <w:rPr>
          <w:rFonts w:asciiTheme="majorHAnsi" w:hAnsiTheme="majorHAnsi"/>
        </w:rPr>
      </w:pPr>
      <w:r w:rsidRPr="002C427B">
        <w:rPr>
          <w:rFonts w:asciiTheme="majorHAnsi" w:hAnsiTheme="majorHAnsi"/>
        </w:rPr>
        <w:t>NV Governor’s</w:t>
      </w:r>
      <w:r w:rsidR="001E3670" w:rsidRPr="002C427B">
        <w:rPr>
          <w:rFonts w:asciiTheme="majorHAnsi" w:hAnsiTheme="majorHAnsi"/>
        </w:rPr>
        <w:t xml:space="preserve"> Council Employment Position Statement</w:t>
      </w:r>
      <w:r w:rsidRPr="002C427B">
        <w:rPr>
          <w:rFonts w:asciiTheme="majorHAnsi" w:hAnsiTheme="majorHAnsi"/>
        </w:rPr>
        <w:t xml:space="preserve"> and Report</w:t>
      </w:r>
      <w:r w:rsidR="001E3670" w:rsidRPr="002C427B">
        <w:rPr>
          <w:rFonts w:asciiTheme="majorHAnsi" w:hAnsiTheme="majorHAnsi"/>
        </w:rPr>
        <w:t xml:space="preserve">: </w:t>
      </w:r>
      <w:r w:rsidRPr="002C427B">
        <w:rPr>
          <w:rFonts w:asciiTheme="majorHAnsi" w:hAnsiTheme="majorHAnsi"/>
        </w:rPr>
        <w:t xml:space="preserve">2014 </w:t>
      </w:r>
      <w:r w:rsidR="001E3670" w:rsidRPr="002C427B">
        <w:rPr>
          <w:rFonts w:asciiTheme="majorHAnsi" w:hAnsiTheme="majorHAnsi"/>
        </w:rPr>
        <w:t>Nevada’s Governors Council on Developmental Disab</w:t>
      </w:r>
      <w:r w:rsidR="0013036E" w:rsidRPr="002C427B">
        <w:rPr>
          <w:rFonts w:asciiTheme="majorHAnsi" w:hAnsiTheme="majorHAnsi"/>
        </w:rPr>
        <w:t xml:space="preserve">ilities position statement </w:t>
      </w:r>
      <w:r w:rsidRPr="002C427B">
        <w:rPr>
          <w:rFonts w:asciiTheme="majorHAnsi" w:hAnsiTheme="majorHAnsi"/>
        </w:rPr>
        <w:t xml:space="preserve">and report </w:t>
      </w:r>
      <w:r w:rsidR="0013036E" w:rsidRPr="002C427B">
        <w:rPr>
          <w:rFonts w:asciiTheme="majorHAnsi" w:hAnsiTheme="majorHAnsi"/>
        </w:rPr>
        <w:t>on integrated employment</w:t>
      </w:r>
      <w:r w:rsidR="00DE7EB6" w:rsidRPr="002C427B">
        <w:rPr>
          <w:rFonts w:asciiTheme="majorHAnsi" w:hAnsiTheme="majorHAnsi"/>
        </w:rPr>
        <w:t>:</w:t>
      </w:r>
      <w:r w:rsidR="001E3670" w:rsidRPr="002C427B">
        <w:rPr>
          <w:rFonts w:asciiTheme="majorHAnsi" w:hAnsiTheme="majorHAnsi"/>
        </w:rPr>
        <w:t xml:space="preserve"> </w:t>
      </w:r>
      <w:r w:rsidR="003B031C" w:rsidRPr="002C427B">
        <w:rPr>
          <w:rFonts w:asciiTheme="majorHAnsi" w:hAnsiTheme="majorHAnsi"/>
          <w:rPrChange w:id="641" w:author="David Hoff" w:date="2016-04-13T08:36:00Z">
            <w:rPr>
              <w:rStyle w:val="Hyperlink"/>
              <w:rFonts w:asciiTheme="majorHAnsi" w:hAnsiTheme="majorHAnsi"/>
            </w:rPr>
          </w:rPrChange>
        </w:rPr>
        <w:fldChar w:fldCharType="begin"/>
      </w:r>
      <w:r w:rsidR="003B031C" w:rsidRPr="002C427B">
        <w:rPr>
          <w:rFonts w:asciiTheme="majorHAnsi" w:hAnsiTheme="majorHAnsi"/>
          <w:rPrChange w:id="642" w:author="David Hoff" w:date="2016-04-13T08:36:00Z">
            <w:rPr/>
          </w:rPrChange>
        </w:rPr>
        <w:instrText xml:space="preserve"> HYPERLINK "http://adsd.nv.gov/uploadedFiles/adsdnvgov/content/Boards/CSPD/OlmsteadSub/IntegratedEmploymentFinal.pdf" </w:instrText>
      </w:r>
      <w:r w:rsidR="003B031C" w:rsidRPr="002C427B">
        <w:rPr>
          <w:rFonts w:asciiTheme="majorHAnsi" w:hAnsiTheme="majorHAnsi"/>
          <w:rPrChange w:id="643" w:author="David Hoff" w:date="2016-04-13T08:36:00Z">
            <w:rPr>
              <w:rStyle w:val="Hyperlink"/>
              <w:rFonts w:asciiTheme="majorHAnsi" w:hAnsiTheme="majorHAnsi"/>
            </w:rPr>
          </w:rPrChange>
        </w:rPr>
        <w:fldChar w:fldCharType="separate"/>
      </w:r>
      <w:r w:rsidR="0013036E" w:rsidRPr="002C427B">
        <w:rPr>
          <w:rStyle w:val="Hyperlink"/>
          <w:rFonts w:asciiTheme="majorHAnsi" w:hAnsiTheme="majorHAnsi"/>
        </w:rPr>
        <w:t>http://adsd.nv.gov/uploadedFiles/adsdnvgov/content/Boards/CSPD/OlmsteadSub/IntegratedEmploymentFinal.pdf</w:t>
      </w:r>
      <w:r w:rsidR="003B031C" w:rsidRPr="002C427B">
        <w:rPr>
          <w:rStyle w:val="Hyperlink"/>
          <w:rFonts w:asciiTheme="majorHAnsi" w:hAnsiTheme="majorHAnsi"/>
          <w:rPrChange w:id="644" w:author="David Hoff" w:date="2016-04-13T08:36:00Z">
            <w:rPr>
              <w:rStyle w:val="Hyperlink"/>
              <w:rFonts w:asciiTheme="majorHAnsi" w:hAnsiTheme="majorHAnsi"/>
            </w:rPr>
          </w:rPrChange>
        </w:rPr>
        <w:fldChar w:fldCharType="end"/>
      </w:r>
      <w:r w:rsidR="0013036E" w:rsidRPr="002C427B">
        <w:rPr>
          <w:rFonts w:asciiTheme="majorHAnsi" w:hAnsiTheme="majorHAnsi"/>
        </w:rPr>
        <w:t xml:space="preserve"> </w:t>
      </w:r>
    </w:p>
    <w:p w14:paraId="39CF46DC" w14:textId="77777777" w:rsidR="00325DFC" w:rsidRPr="0006677D" w:rsidRDefault="00325DFC" w:rsidP="0090411F">
      <w:pPr>
        <w:pStyle w:val="ListParagraph"/>
        <w:numPr>
          <w:ilvl w:val="0"/>
          <w:numId w:val="24"/>
        </w:numPr>
        <w:rPr>
          <w:rFonts w:asciiTheme="majorHAnsi" w:hAnsiTheme="majorHAnsi"/>
          <w:i/>
        </w:rPr>
      </w:pPr>
      <w:r w:rsidRPr="002C427B">
        <w:rPr>
          <w:rFonts w:asciiTheme="majorHAnsi" w:hAnsiTheme="majorHAnsi"/>
        </w:rPr>
        <w:t>Employment First Legislative Presentation: May 2014 presentation on Employment First to NV Legislature Committee on Senior Citizens, Veterans and Adults with Special Needs</w:t>
      </w:r>
      <w:r w:rsidR="00DE7EB6"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645" w:author="David Hoff" w:date="2016-04-13T08:36:00Z">
            <w:rPr>
              <w:rStyle w:val="Hyperlink"/>
              <w:rFonts w:asciiTheme="majorHAnsi" w:hAnsiTheme="majorHAnsi"/>
            </w:rPr>
          </w:rPrChange>
        </w:rPr>
        <w:fldChar w:fldCharType="begin"/>
      </w:r>
      <w:r w:rsidR="003B031C" w:rsidRPr="002C427B">
        <w:rPr>
          <w:rFonts w:asciiTheme="majorHAnsi" w:hAnsiTheme="majorHAnsi"/>
          <w:rPrChange w:id="646" w:author="David Hoff" w:date="2016-04-13T08:36:00Z">
            <w:rPr/>
          </w:rPrChange>
        </w:rPr>
        <w:instrText xml:space="preserve"> HYPERLINK "http://www.leg.state.nv.us/interim/77th2013/Committee/StatCom/SeniorVetSpecial/Other/21-May-2014/VIAManningHarrington.pdf" </w:instrText>
      </w:r>
      <w:r w:rsidR="003B031C" w:rsidRPr="002C427B">
        <w:rPr>
          <w:rFonts w:asciiTheme="majorHAnsi" w:hAnsiTheme="majorHAnsi"/>
          <w:rPrChange w:id="647" w:author="David Hoff" w:date="2016-04-13T08:36:00Z">
            <w:rPr>
              <w:rStyle w:val="Hyperlink"/>
              <w:rFonts w:asciiTheme="majorHAnsi" w:hAnsiTheme="majorHAnsi"/>
            </w:rPr>
          </w:rPrChange>
        </w:rPr>
        <w:fldChar w:fldCharType="separate"/>
      </w:r>
      <w:r w:rsidR="002E1B8E" w:rsidRPr="002C427B">
        <w:rPr>
          <w:rStyle w:val="Hyperlink"/>
          <w:rFonts w:asciiTheme="majorHAnsi" w:hAnsiTheme="majorHAnsi"/>
        </w:rPr>
        <w:t>www.leg.state.nv.us/interim/77th2013/Committee/StatCom/SeniorVetSpecial/Other/21-May-2014/VIAManningHarrington.pdf</w:t>
      </w:r>
      <w:r w:rsidR="003B031C" w:rsidRPr="002C427B">
        <w:rPr>
          <w:rStyle w:val="Hyperlink"/>
          <w:rFonts w:asciiTheme="majorHAnsi" w:hAnsiTheme="majorHAnsi"/>
          <w:rPrChange w:id="648" w:author="David Hoff" w:date="2016-04-13T08:36:00Z">
            <w:rPr>
              <w:rStyle w:val="Hyperlink"/>
              <w:rFonts w:asciiTheme="majorHAnsi" w:hAnsiTheme="majorHAnsi"/>
            </w:rPr>
          </w:rPrChange>
        </w:rPr>
        <w:fldChar w:fldCharType="end"/>
      </w:r>
      <w:r w:rsidR="002E1B8E" w:rsidRPr="002C427B">
        <w:rPr>
          <w:rFonts w:asciiTheme="majorHAnsi" w:hAnsiTheme="majorHAnsi"/>
        </w:rPr>
        <w:t xml:space="preserve"> </w:t>
      </w:r>
    </w:p>
    <w:p w14:paraId="5FDE4A79" w14:textId="5B1FC94D" w:rsidR="008B7F21" w:rsidRPr="0006677D" w:rsidRDefault="008B7F21" w:rsidP="0090411F">
      <w:pPr>
        <w:pStyle w:val="ListParagraph"/>
        <w:numPr>
          <w:ilvl w:val="0"/>
          <w:numId w:val="24"/>
        </w:numPr>
        <w:rPr>
          <w:rFonts w:asciiTheme="majorHAnsi" w:hAnsiTheme="majorHAnsi"/>
        </w:rPr>
      </w:pPr>
      <w:r w:rsidRPr="002C427B">
        <w:rPr>
          <w:rFonts w:asciiTheme="majorHAnsi" w:hAnsiTheme="majorHAnsi"/>
        </w:rPr>
        <w:t>NV Governor’s Council Employment Position Statement: 2013 Nevada’s Governors Council on Developmental Disabilities Position on Employment, recommending implementation of Employment First policies</w:t>
      </w:r>
      <w:r w:rsidR="002801A5" w:rsidRPr="002C427B">
        <w:rPr>
          <w:rFonts w:asciiTheme="majorHAnsi" w:hAnsiTheme="majorHAnsi"/>
        </w:rPr>
        <w:t xml:space="preserve">: </w:t>
      </w:r>
      <w:ins w:id="649" w:author="David Hoff" w:date="2016-04-13T08:27:00Z">
        <w:r w:rsidR="00C0565C" w:rsidRPr="0006677D">
          <w:rPr>
            <w:rFonts w:asciiTheme="majorHAnsi" w:hAnsiTheme="majorHAnsi"/>
          </w:rPr>
          <w:fldChar w:fldCharType="begin"/>
        </w:r>
        <w:r w:rsidR="00C0565C" w:rsidRPr="002C427B">
          <w:rPr>
            <w:rFonts w:asciiTheme="majorHAnsi" w:hAnsiTheme="majorHAnsi"/>
          </w:rPr>
          <w:instrText xml:space="preserve"> HYPERLINK "</w:instrText>
        </w:r>
      </w:ins>
      <w:r w:rsidR="00C0565C" w:rsidRPr="002C427B">
        <w:rPr>
          <w:rFonts w:asciiTheme="majorHAnsi" w:hAnsiTheme="majorHAnsi"/>
        </w:rPr>
        <w:instrText>http://www.leg.state.nv.us/interim/77th2013/Committee/StatCom/SeniorVetSpecial/Other/21-May-2014/VIAManningPositionStm.pdf</w:instrText>
      </w:r>
      <w:ins w:id="650" w:author="David Hoff" w:date="2016-04-13T08:27:00Z">
        <w:r w:rsidR="00C0565C" w:rsidRPr="002C427B">
          <w:rPr>
            <w:rFonts w:asciiTheme="majorHAnsi" w:hAnsiTheme="majorHAnsi"/>
          </w:rPr>
          <w:instrText xml:space="preserve">" </w:instrText>
        </w:r>
        <w:r w:rsidR="00C0565C" w:rsidRPr="0006677D">
          <w:rPr>
            <w:rFonts w:asciiTheme="majorHAnsi" w:hAnsiTheme="majorHAnsi"/>
            <w:rPrChange w:id="651" w:author="David Hoff" w:date="2016-04-13T08:36:00Z">
              <w:rPr>
                <w:rFonts w:asciiTheme="majorHAnsi" w:hAnsiTheme="majorHAnsi"/>
              </w:rPr>
            </w:rPrChange>
          </w:rPr>
          <w:fldChar w:fldCharType="separate"/>
        </w:r>
      </w:ins>
      <w:r w:rsidR="00C0565C" w:rsidRPr="0006677D">
        <w:rPr>
          <w:rStyle w:val="Hyperlink"/>
          <w:rFonts w:asciiTheme="majorHAnsi" w:hAnsiTheme="majorHAnsi"/>
        </w:rPr>
        <w:t>http://www.leg.state.nv.us/interim/77th2013/Committee/StatCom/SeniorVetSpecial/Other/21-May-2014/VIAManningPositionStm.pdf</w:t>
      </w:r>
      <w:ins w:id="652" w:author="David Hoff" w:date="2016-04-13T08:27:00Z">
        <w:r w:rsidR="00C0565C" w:rsidRPr="0006677D">
          <w:rPr>
            <w:rFonts w:asciiTheme="majorHAnsi" w:hAnsiTheme="majorHAnsi"/>
          </w:rPr>
          <w:fldChar w:fldCharType="end"/>
        </w:r>
        <w:r w:rsidR="00C0565C" w:rsidRPr="002C427B">
          <w:rPr>
            <w:rFonts w:asciiTheme="majorHAnsi" w:hAnsiTheme="majorHAnsi"/>
          </w:rPr>
          <w:t xml:space="preserve"> </w:t>
        </w:r>
      </w:ins>
    </w:p>
    <w:p w14:paraId="6DDBFB04" w14:textId="77777777" w:rsidR="0077191F" w:rsidRPr="002C427B" w:rsidRDefault="0077191F" w:rsidP="0077191F">
      <w:pPr>
        <w:rPr>
          <w:rFonts w:asciiTheme="majorHAnsi" w:hAnsiTheme="majorHAnsi"/>
          <w:bCs/>
        </w:rPr>
      </w:pPr>
    </w:p>
    <w:p w14:paraId="2B39BA59" w14:textId="77777777" w:rsidR="0077191F" w:rsidRPr="002C427B" w:rsidRDefault="00C146DE" w:rsidP="0077191F">
      <w:pPr>
        <w:rPr>
          <w:rFonts w:asciiTheme="majorHAnsi" w:hAnsiTheme="majorHAnsi"/>
          <w:b/>
        </w:rPr>
      </w:pPr>
      <w:r w:rsidRPr="002C427B">
        <w:rPr>
          <w:rFonts w:asciiTheme="majorHAnsi" w:hAnsiTheme="majorHAnsi"/>
          <w:b/>
          <w:bCs/>
        </w:rPr>
        <w:t>New Hampshire</w:t>
      </w:r>
      <w:r w:rsidRPr="002C427B">
        <w:rPr>
          <w:rFonts w:asciiTheme="majorHAnsi" w:hAnsiTheme="majorHAnsi"/>
          <w:b/>
        </w:rPr>
        <w:t xml:space="preserve"> </w:t>
      </w:r>
    </w:p>
    <w:p w14:paraId="60AE9F67" w14:textId="71C2C1B6" w:rsidR="00C146DE" w:rsidRPr="002C427B" w:rsidDel="003F51B8" w:rsidRDefault="00C146DE">
      <w:pPr>
        <w:pStyle w:val="ListParagraph"/>
        <w:numPr>
          <w:ilvl w:val="0"/>
          <w:numId w:val="25"/>
        </w:numPr>
        <w:rPr>
          <w:del w:id="653" w:author="David Hoff" w:date="2016-04-12T22:10:00Z"/>
          <w:rFonts w:asciiTheme="majorHAnsi" w:hAnsiTheme="majorHAnsi"/>
          <w:i/>
        </w:rPr>
      </w:pPr>
      <w:r w:rsidRPr="002C427B">
        <w:rPr>
          <w:rFonts w:asciiTheme="majorHAnsi" w:hAnsiTheme="majorHAnsi"/>
        </w:rPr>
        <w:t xml:space="preserve">New Hampshire does not have an Employment First policy. However, New Hampshire’s </w:t>
      </w:r>
      <w:r w:rsidR="00C3140E" w:rsidRPr="002C427B">
        <w:rPr>
          <w:rFonts w:asciiTheme="majorHAnsi" w:hAnsiTheme="majorHAnsi"/>
        </w:rPr>
        <w:t xml:space="preserve">Bureau of </w:t>
      </w:r>
      <w:r w:rsidRPr="002C427B">
        <w:rPr>
          <w:rFonts w:asciiTheme="majorHAnsi" w:hAnsiTheme="majorHAnsi"/>
        </w:rPr>
        <w:t>D</w:t>
      </w:r>
      <w:r w:rsidR="00C3140E" w:rsidRPr="002C427B">
        <w:rPr>
          <w:rFonts w:asciiTheme="majorHAnsi" w:hAnsiTheme="majorHAnsi"/>
        </w:rPr>
        <w:t>evelopmental</w:t>
      </w:r>
      <w:r w:rsidRPr="002C427B">
        <w:rPr>
          <w:rFonts w:asciiTheme="majorHAnsi" w:hAnsiTheme="majorHAnsi"/>
        </w:rPr>
        <w:t xml:space="preserve"> Services </w:t>
      </w:r>
      <w:r w:rsidR="00D255EA" w:rsidRPr="002C427B">
        <w:rPr>
          <w:rFonts w:asciiTheme="majorHAnsi" w:hAnsiTheme="majorHAnsi"/>
        </w:rPr>
        <w:t xml:space="preserve">(BDS) </w:t>
      </w:r>
      <w:r w:rsidRPr="002C427B">
        <w:rPr>
          <w:rFonts w:asciiTheme="majorHAnsi" w:hAnsiTheme="majorHAnsi"/>
        </w:rPr>
        <w:t xml:space="preserve">has </w:t>
      </w:r>
      <w:ins w:id="654" w:author="David Hoff" w:date="2016-04-12T22:10:00Z">
        <w:r w:rsidR="003F51B8" w:rsidRPr="002C427B">
          <w:rPr>
            <w:rFonts w:asciiTheme="majorHAnsi" w:hAnsiTheme="majorHAnsi"/>
          </w:rPr>
          <w:t xml:space="preserve">a position statement </w:t>
        </w:r>
      </w:ins>
      <w:del w:id="655" w:author="David Hoff" w:date="2016-04-12T22:10:00Z">
        <w:r w:rsidRPr="002C427B" w:rsidDel="003F51B8">
          <w:rPr>
            <w:rFonts w:asciiTheme="majorHAnsi" w:hAnsiTheme="majorHAnsi"/>
          </w:rPr>
          <w:delText xml:space="preserve">a number of policies </w:delText>
        </w:r>
      </w:del>
      <w:r w:rsidRPr="002C427B">
        <w:rPr>
          <w:rFonts w:asciiTheme="majorHAnsi" w:hAnsiTheme="majorHAnsi"/>
        </w:rPr>
        <w:t>that emphasize</w:t>
      </w:r>
      <w:ins w:id="656" w:author="David Hoff" w:date="2016-04-12T22:10:00Z">
        <w:r w:rsidR="003F51B8" w:rsidRPr="002C427B">
          <w:rPr>
            <w:rFonts w:asciiTheme="majorHAnsi" w:hAnsiTheme="majorHAnsi"/>
          </w:rPr>
          <w:t>s</w:t>
        </w:r>
      </w:ins>
      <w:r w:rsidRPr="002C427B">
        <w:rPr>
          <w:rFonts w:asciiTheme="majorHAnsi" w:hAnsiTheme="majorHAnsi"/>
        </w:rPr>
        <w:t xml:space="preserve"> integrated employment</w:t>
      </w:r>
      <w:ins w:id="657" w:author="David Hoff" w:date="2016-04-12T22:10:00Z">
        <w:r w:rsidR="003F51B8" w:rsidRPr="002C427B">
          <w:rPr>
            <w:rFonts w:asciiTheme="majorHAnsi" w:hAnsiTheme="majorHAnsi"/>
          </w:rPr>
          <w:t xml:space="preserve">: </w:t>
        </w:r>
      </w:ins>
      <w:del w:id="658" w:author="David Hoff" w:date="2016-04-12T22:10:00Z">
        <w:r w:rsidR="00320D01" w:rsidRPr="002C427B" w:rsidDel="003F51B8">
          <w:rPr>
            <w:rFonts w:asciiTheme="majorHAnsi" w:hAnsiTheme="majorHAnsi"/>
          </w:rPr>
          <w:delText>,</w:delText>
        </w:r>
        <w:r w:rsidRPr="002C427B" w:rsidDel="003F51B8">
          <w:rPr>
            <w:rFonts w:asciiTheme="majorHAnsi" w:hAnsiTheme="majorHAnsi"/>
          </w:rPr>
          <w:delText xml:space="preserve"> including:</w:delText>
        </w:r>
      </w:del>
    </w:p>
    <w:p w14:paraId="26261FAA" w14:textId="115129F1" w:rsidR="00C3140E" w:rsidRPr="002C427B" w:rsidRDefault="00C3140E" w:rsidP="003F51B8">
      <w:pPr>
        <w:pStyle w:val="ListParagraph"/>
        <w:numPr>
          <w:ilvl w:val="0"/>
          <w:numId w:val="25"/>
        </w:numPr>
        <w:rPr>
          <w:rFonts w:asciiTheme="majorHAnsi" w:hAnsiTheme="majorHAnsi"/>
        </w:rPr>
      </w:pPr>
      <w:del w:id="659" w:author="David Hoff" w:date="2016-04-12T22:10:00Z">
        <w:r w:rsidRPr="002C427B" w:rsidDel="003F51B8">
          <w:rPr>
            <w:rFonts w:asciiTheme="majorHAnsi" w:hAnsiTheme="majorHAnsi"/>
            <w:bCs/>
          </w:rPr>
          <w:delText xml:space="preserve">BDS Employment Position Statement </w:delText>
        </w:r>
        <w:r w:rsidR="00320D01" w:rsidRPr="002C427B" w:rsidDel="003F51B8">
          <w:rPr>
            <w:rFonts w:asciiTheme="majorHAnsi" w:hAnsiTheme="majorHAnsi"/>
          </w:rPr>
          <w:delText>–</w:delText>
        </w:r>
        <w:r w:rsidRPr="002C427B" w:rsidDel="003F51B8">
          <w:rPr>
            <w:rFonts w:asciiTheme="majorHAnsi" w:hAnsiTheme="majorHAnsi"/>
          </w:rPr>
          <w:delText xml:space="preserve"> </w:delText>
        </w:r>
      </w:del>
      <w:r w:rsidR="003B031C" w:rsidRPr="002C427B">
        <w:rPr>
          <w:rFonts w:asciiTheme="majorHAnsi" w:hAnsiTheme="majorHAnsi"/>
          <w:rPrChange w:id="660" w:author="David Hoff" w:date="2016-04-13T08:36:00Z">
            <w:rPr>
              <w:rStyle w:val="Hyperlink"/>
              <w:rFonts w:asciiTheme="majorHAnsi" w:hAnsiTheme="majorHAnsi"/>
            </w:rPr>
          </w:rPrChange>
        </w:rPr>
        <w:fldChar w:fldCharType="begin"/>
      </w:r>
      <w:r w:rsidR="003B031C" w:rsidRPr="002C427B">
        <w:rPr>
          <w:rFonts w:asciiTheme="majorHAnsi" w:hAnsiTheme="majorHAnsi"/>
          <w:rPrChange w:id="661" w:author="David Hoff" w:date="2016-04-13T08:36:00Z">
            <w:rPr/>
          </w:rPrChange>
        </w:rPr>
        <w:instrText xml:space="preserve"> HYPERLINK "http://www.dhhs.nh.gov/dcbcs/bds/documents/employmentpositionstatement.pdf" </w:instrText>
      </w:r>
      <w:r w:rsidR="003B031C" w:rsidRPr="002C427B">
        <w:rPr>
          <w:rFonts w:asciiTheme="majorHAnsi" w:hAnsiTheme="majorHAnsi"/>
          <w:rPrChange w:id="66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www.dhhs.nh.gov/dcbcs/bds/documents/employmentpositionstatement.pdf</w:t>
      </w:r>
      <w:r w:rsidR="003B031C" w:rsidRPr="002C427B">
        <w:rPr>
          <w:rStyle w:val="Hyperlink"/>
          <w:rFonts w:asciiTheme="majorHAnsi" w:hAnsiTheme="majorHAnsi"/>
          <w:rPrChange w:id="663"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1F999028" w14:textId="2CE2521B" w:rsidR="00C3140E" w:rsidRPr="002C427B" w:rsidDel="003F51B8" w:rsidRDefault="002801A5" w:rsidP="0090411F">
      <w:pPr>
        <w:pStyle w:val="ListParagraph"/>
        <w:numPr>
          <w:ilvl w:val="0"/>
          <w:numId w:val="25"/>
        </w:numPr>
        <w:rPr>
          <w:del w:id="664" w:author="David Hoff" w:date="2016-04-12T22:10:00Z"/>
          <w:rFonts w:asciiTheme="majorHAnsi" w:hAnsiTheme="majorHAnsi"/>
        </w:rPr>
      </w:pPr>
      <w:del w:id="665" w:author="David Hoff" w:date="2016-04-12T22:10:00Z">
        <w:r w:rsidRPr="0006677D" w:rsidDel="003F51B8">
          <w:rPr>
            <w:rFonts w:asciiTheme="majorHAnsi" w:hAnsiTheme="majorHAnsi"/>
            <w:bCs/>
          </w:rPr>
          <w:delText xml:space="preserve">BDS Employment Reports: 2011-2015: </w:delText>
        </w:r>
        <w:r w:rsidR="00C464DB" w:rsidRPr="002C427B" w:rsidDel="003F51B8">
          <w:rPr>
            <w:rFonts w:asciiTheme="majorHAnsi" w:hAnsiTheme="majorHAnsi"/>
            <w:rPrChange w:id="666" w:author="David Hoff" w:date="2016-04-13T08:36:00Z">
              <w:rPr>
                <w:rStyle w:val="Hyperlink"/>
                <w:rFonts w:asciiTheme="majorHAnsi" w:hAnsiTheme="majorHAnsi"/>
              </w:rPr>
            </w:rPrChange>
          </w:rPr>
          <w:fldChar w:fldCharType="begin"/>
        </w:r>
        <w:r w:rsidR="00C464DB" w:rsidRPr="002C427B" w:rsidDel="003F51B8">
          <w:rPr>
            <w:rFonts w:asciiTheme="majorHAnsi" w:hAnsiTheme="majorHAnsi"/>
            <w:rPrChange w:id="667" w:author="David Hoff" w:date="2016-04-13T08:36:00Z">
              <w:rPr/>
            </w:rPrChange>
          </w:rPr>
          <w:delInstrText xml:space="preserve"> HYPERLINK "http://www.dhhs.nh.gov/dcbcs/bds/publications.htm" </w:delInstrText>
        </w:r>
        <w:r w:rsidR="00C464DB" w:rsidRPr="002C427B" w:rsidDel="003F51B8">
          <w:rPr>
            <w:rFonts w:asciiTheme="majorHAnsi" w:hAnsiTheme="majorHAnsi"/>
            <w:rPrChange w:id="668" w:author="David Hoff" w:date="2016-04-13T08:36:00Z">
              <w:rPr>
                <w:rStyle w:val="Hyperlink"/>
                <w:rFonts w:asciiTheme="majorHAnsi" w:hAnsiTheme="majorHAnsi"/>
              </w:rPr>
            </w:rPrChange>
          </w:rPr>
          <w:fldChar w:fldCharType="separate"/>
        </w:r>
        <w:r w:rsidR="00D255EA" w:rsidRPr="002C427B" w:rsidDel="003F51B8">
          <w:rPr>
            <w:rStyle w:val="Hyperlink"/>
            <w:rFonts w:asciiTheme="majorHAnsi" w:hAnsiTheme="majorHAnsi"/>
          </w:rPr>
          <w:delText>www.dhhs.nh.gov/dcbcs/bds/publications.htm</w:delText>
        </w:r>
        <w:r w:rsidR="00C464DB" w:rsidRPr="002C427B" w:rsidDel="003F51B8">
          <w:rPr>
            <w:rStyle w:val="Hyperlink"/>
            <w:rFonts w:asciiTheme="majorHAnsi" w:hAnsiTheme="majorHAnsi"/>
            <w:rPrChange w:id="669" w:author="David Hoff" w:date="2016-04-13T08:36:00Z">
              <w:rPr>
                <w:rStyle w:val="Hyperlink"/>
                <w:rFonts w:asciiTheme="majorHAnsi" w:hAnsiTheme="majorHAnsi"/>
              </w:rPr>
            </w:rPrChange>
          </w:rPr>
          <w:fldChar w:fldCharType="end"/>
        </w:r>
        <w:r w:rsidR="00D255EA" w:rsidRPr="002C427B" w:rsidDel="003F51B8">
          <w:rPr>
            <w:rFonts w:asciiTheme="majorHAnsi" w:hAnsiTheme="majorHAnsi"/>
          </w:rPr>
          <w:delText xml:space="preserve"> </w:delText>
        </w:r>
      </w:del>
    </w:p>
    <w:p w14:paraId="6FFF18AB" w14:textId="77777777" w:rsidR="00C464DB" w:rsidRPr="00C30C95" w:rsidRDefault="00C464DB">
      <w:pPr>
        <w:rPr>
          <w:ins w:id="670" w:author="David Hoff" w:date="2016-04-12T22:03:00Z"/>
          <w:rFonts w:asciiTheme="majorHAnsi" w:hAnsiTheme="majorHAnsi"/>
        </w:rPr>
        <w:pPrChange w:id="671" w:author="David Hoff" w:date="2016-04-12T22:03:00Z">
          <w:pPr>
            <w:pStyle w:val="ListParagraph"/>
            <w:numPr>
              <w:numId w:val="25"/>
            </w:numPr>
            <w:ind w:hanging="360"/>
          </w:pPr>
        </w:pPrChange>
      </w:pPr>
    </w:p>
    <w:p w14:paraId="28625687" w14:textId="5F9E3D00" w:rsidR="00C464DB" w:rsidRPr="002C427B" w:rsidRDefault="00C464DB">
      <w:pPr>
        <w:rPr>
          <w:ins w:id="672" w:author="David Hoff" w:date="2016-04-12T22:03:00Z"/>
          <w:rFonts w:asciiTheme="majorHAnsi" w:hAnsiTheme="majorHAnsi"/>
          <w:b/>
          <w:rPrChange w:id="673" w:author="David Hoff" w:date="2016-04-13T08:36:00Z">
            <w:rPr>
              <w:ins w:id="674" w:author="David Hoff" w:date="2016-04-12T22:03:00Z"/>
              <w:rFonts w:asciiTheme="majorHAnsi" w:hAnsiTheme="majorHAnsi"/>
            </w:rPr>
          </w:rPrChange>
        </w:rPr>
        <w:pPrChange w:id="675" w:author="David Hoff" w:date="2016-04-12T22:03:00Z">
          <w:pPr>
            <w:pStyle w:val="ListParagraph"/>
            <w:numPr>
              <w:numId w:val="25"/>
            </w:numPr>
            <w:ind w:hanging="360"/>
          </w:pPr>
        </w:pPrChange>
      </w:pPr>
      <w:ins w:id="676" w:author="David Hoff" w:date="2016-04-12T22:03:00Z">
        <w:r w:rsidRPr="002C427B">
          <w:rPr>
            <w:rFonts w:asciiTheme="majorHAnsi" w:hAnsiTheme="majorHAnsi"/>
            <w:b/>
            <w:rPrChange w:id="677" w:author="David Hoff" w:date="2016-04-13T08:36:00Z">
              <w:rPr>
                <w:rFonts w:asciiTheme="majorHAnsi" w:hAnsiTheme="majorHAnsi"/>
                <w:b/>
              </w:rPr>
            </w:rPrChange>
          </w:rPr>
          <w:t>New Mexico</w:t>
        </w:r>
      </w:ins>
    </w:p>
    <w:p w14:paraId="613C0860" w14:textId="77777777" w:rsidR="001F346B" w:rsidRPr="002C427B" w:rsidRDefault="001F346B">
      <w:pPr>
        <w:pStyle w:val="ListParagraph"/>
        <w:numPr>
          <w:ilvl w:val="0"/>
          <w:numId w:val="47"/>
        </w:numPr>
        <w:rPr>
          <w:rFonts w:asciiTheme="majorHAnsi" w:hAnsiTheme="majorHAnsi"/>
          <w:i/>
          <w:rPrChange w:id="678" w:author="David Hoff" w:date="2016-04-13T08:36:00Z">
            <w:rPr>
              <w:i/>
            </w:rPr>
          </w:rPrChange>
        </w:rPr>
        <w:pPrChange w:id="679" w:author="David Hoff" w:date="2016-04-12T22:12:00Z">
          <w:pPr>
            <w:pStyle w:val="ListParagraph"/>
            <w:numPr>
              <w:numId w:val="25"/>
            </w:numPr>
            <w:ind w:hanging="360"/>
          </w:pPr>
        </w:pPrChange>
      </w:pPr>
      <w:r w:rsidRPr="002C427B">
        <w:rPr>
          <w:rFonts w:asciiTheme="majorHAnsi" w:hAnsiTheme="majorHAnsi"/>
          <w:rPrChange w:id="680" w:author="David Hoff" w:date="2016-04-13T08:36:00Z">
            <w:rPr/>
          </w:rPrChange>
        </w:rPr>
        <w:t xml:space="preserve">New Mexico </w:t>
      </w:r>
      <w:r w:rsidR="001A7F37" w:rsidRPr="002C427B">
        <w:rPr>
          <w:rFonts w:asciiTheme="majorHAnsi" w:hAnsiTheme="majorHAnsi"/>
          <w:rPrChange w:id="681" w:author="David Hoff" w:date="2016-04-13T08:36:00Z">
            <w:rPr/>
          </w:rPrChange>
        </w:rPr>
        <w:t>– Employment First Webinar</w:t>
      </w:r>
      <w:r w:rsidRPr="002C427B">
        <w:rPr>
          <w:rFonts w:asciiTheme="majorHAnsi" w:hAnsiTheme="majorHAnsi"/>
          <w:rPrChange w:id="682" w:author="David Hoff" w:date="2016-04-13T08:36:00Z">
            <w:rPr/>
          </w:rPrChange>
        </w:rPr>
        <w:t xml:space="preserve">: </w:t>
      </w:r>
      <w:r w:rsidR="0056619B" w:rsidRPr="002C427B">
        <w:rPr>
          <w:rFonts w:asciiTheme="majorHAnsi" w:hAnsiTheme="majorHAnsi"/>
          <w:rPrChange w:id="683" w:author="David Hoff" w:date="2016-04-13T08:36:00Z">
            <w:rPr/>
          </w:rPrChange>
        </w:rPr>
        <w:t xml:space="preserve">2010 </w:t>
      </w:r>
      <w:r w:rsidRPr="002C427B">
        <w:rPr>
          <w:rFonts w:asciiTheme="majorHAnsi" w:hAnsiTheme="majorHAnsi"/>
          <w:rPrChange w:id="684" w:author="David Hoff" w:date="2016-04-13T08:36:00Z">
            <w:rPr/>
          </w:rPrChange>
        </w:rPr>
        <w:t xml:space="preserve">“Making Employment First a </w:t>
      </w:r>
      <w:r w:rsidR="00A11602" w:rsidRPr="002C427B">
        <w:rPr>
          <w:rFonts w:asciiTheme="majorHAnsi" w:hAnsiTheme="majorHAnsi"/>
          <w:rPrChange w:id="685" w:author="David Hoff" w:date="2016-04-13T08:36:00Z">
            <w:rPr/>
          </w:rPrChange>
        </w:rPr>
        <w:t>Reality in NM” webinar and text</w:t>
      </w:r>
      <w:r w:rsidR="00320D01" w:rsidRPr="002C427B">
        <w:rPr>
          <w:rFonts w:asciiTheme="majorHAnsi" w:hAnsiTheme="majorHAnsi"/>
          <w:rPrChange w:id="686" w:author="David Hoff" w:date="2016-04-13T08:36:00Z">
            <w:rPr/>
          </w:rPrChange>
        </w:rPr>
        <w:t>:</w:t>
      </w:r>
      <w:r w:rsidR="00A72499" w:rsidRPr="002C427B">
        <w:rPr>
          <w:rFonts w:asciiTheme="majorHAnsi" w:hAnsiTheme="majorHAnsi"/>
          <w:rPrChange w:id="687" w:author="David Hoff" w:date="2016-04-13T08:36:00Z">
            <w:rPr/>
          </w:rPrChange>
        </w:rPr>
        <w:t xml:space="preserve"> </w:t>
      </w:r>
      <w:r w:rsidR="00C464DB" w:rsidRPr="002C427B">
        <w:rPr>
          <w:rFonts w:asciiTheme="majorHAnsi" w:hAnsiTheme="majorHAnsi"/>
          <w:rPrChange w:id="688" w:author="David Hoff" w:date="2016-04-13T08:36:00Z">
            <w:rPr>
              <w:rStyle w:val="Hyperlink"/>
              <w:rFonts w:asciiTheme="majorHAnsi" w:hAnsiTheme="majorHAnsi"/>
            </w:rPr>
          </w:rPrChange>
        </w:rPr>
        <w:fldChar w:fldCharType="begin"/>
      </w:r>
      <w:r w:rsidR="00C464DB" w:rsidRPr="002C427B">
        <w:rPr>
          <w:rFonts w:asciiTheme="majorHAnsi" w:hAnsiTheme="majorHAnsi"/>
          <w:rPrChange w:id="689" w:author="David Hoff" w:date="2016-04-13T08:36:00Z">
            <w:rPr/>
          </w:rPrChange>
        </w:rPr>
        <w:instrText xml:space="preserve"> HYPERLINK "http://archive.nmhealth.org/ddsd/meaningfullife/EmployFirstRsrcs.htm" \l "Sec3" </w:instrText>
      </w:r>
      <w:r w:rsidR="00C464DB" w:rsidRPr="002C427B">
        <w:rPr>
          <w:rFonts w:asciiTheme="majorHAnsi" w:hAnsiTheme="majorHAnsi"/>
          <w:rPrChange w:id="690" w:author="David Hoff" w:date="2016-04-13T08:36:00Z">
            <w:rPr>
              <w:rStyle w:val="Hyperlink"/>
              <w:rFonts w:asciiTheme="majorHAnsi" w:hAnsiTheme="majorHAnsi"/>
            </w:rPr>
          </w:rPrChange>
        </w:rPr>
        <w:fldChar w:fldCharType="separate"/>
      </w:r>
      <w:r w:rsidR="00A72499" w:rsidRPr="002C427B">
        <w:rPr>
          <w:rStyle w:val="Hyperlink"/>
          <w:rFonts w:asciiTheme="majorHAnsi" w:hAnsiTheme="majorHAnsi"/>
        </w:rPr>
        <w:t>http://archive.nmhealth.org/ddsd/meaningfullife/EmployFirstRsrcs.htm#Sec3</w:t>
      </w:r>
      <w:r w:rsidR="00C464DB" w:rsidRPr="002C427B">
        <w:rPr>
          <w:rStyle w:val="Hyperlink"/>
          <w:rFonts w:asciiTheme="majorHAnsi" w:hAnsiTheme="majorHAnsi"/>
          <w:rPrChange w:id="691" w:author="David Hoff" w:date="2016-04-13T08:36:00Z">
            <w:rPr>
              <w:rStyle w:val="Hyperlink"/>
              <w:rFonts w:asciiTheme="majorHAnsi" w:hAnsiTheme="majorHAnsi"/>
            </w:rPr>
          </w:rPrChange>
        </w:rPr>
        <w:fldChar w:fldCharType="end"/>
      </w:r>
      <w:r w:rsidR="00A72499" w:rsidRPr="002C427B">
        <w:rPr>
          <w:rFonts w:asciiTheme="majorHAnsi" w:hAnsiTheme="majorHAnsi"/>
          <w:rPrChange w:id="692" w:author="David Hoff" w:date="2016-04-13T08:36:00Z">
            <w:rPr/>
          </w:rPrChange>
        </w:rPr>
        <w:t xml:space="preserve"> </w:t>
      </w:r>
    </w:p>
    <w:p w14:paraId="571A2D68" w14:textId="77777777" w:rsidR="0077191F" w:rsidRPr="002C427B" w:rsidRDefault="0077191F" w:rsidP="0077191F">
      <w:pPr>
        <w:rPr>
          <w:rFonts w:asciiTheme="majorHAnsi" w:hAnsiTheme="majorHAnsi"/>
        </w:rPr>
      </w:pPr>
    </w:p>
    <w:p w14:paraId="224CC327" w14:textId="77777777" w:rsidR="0077191F" w:rsidRPr="002C427B" w:rsidRDefault="0077191F" w:rsidP="0077191F">
      <w:pPr>
        <w:rPr>
          <w:rFonts w:asciiTheme="majorHAnsi" w:hAnsiTheme="majorHAnsi"/>
          <w:b/>
        </w:rPr>
      </w:pPr>
      <w:r w:rsidRPr="002C427B">
        <w:rPr>
          <w:rFonts w:asciiTheme="majorHAnsi" w:hAnsiTheme="majorHAnsi"/>
          <w:b/>
        </w:rPr>
        <w:t>New Jersey</w:t>
      </w:r>
    </w:p>
    <w:p w14:paraId="75E776DF" w14:textId="77777777" w:rsidR="009945E5" w:rsidRPr="002C427B" w:rsidRDefault="009945E5" w:rsidP="0090411F">
      <w:pPr>
        <w:pStyle w:val="ListParagraph"/>
        <w:numPr>
          <w:ilvl w:val="0"/>
          <w:numId w:val="26"/>
        </w:numPr>
        <w:rPr>
          <w:rStyle w:val="Hyperlink"/>
          <w:rFonts w:asciiTheme="majorHAnsi" w:hAnsiTheme="majorHAnsi"/>
          <w:color w:val="auto"/>
          <w:u w:val="none"/>
        </w:rPr>
      </w:pPr>
      <w:r w:rsidRPr="0006677D">
        <w:rPr>
          <w:rFonts w:asciiTheme="majorHAnsi" w:hAnsiTheme="majorHAnsi"/>
        </w:rPr>
        <w:t xml:space="preserve">NJ </w:t>
      </w:r>
      <w:r w:rsidR="00525560" w:rsidRPr="0006677D">
        <w:rPr>
          <w:rFonts w:asciiTheme="majorHAnsi" w:hAnsiTheme="majorHAnsi"/>
        </w:rPr>
        <w:t>Governor’s Declaration</w:t>
      </w:r>
      <w:r w:rsidR="00C161E9" w:rsidRPr="0006677D">
        <w:rPr>
          <w:rFonts w:asciiTheme="majorHAnsi" w:hAnsiTheme="majorHAnsi"/>
        </w:rPr>
        <w:t xml:space="preserve">: </w:t>
      </w:r>
      <w:r w:rsidR="00173DFC" w:rsidRPr="0006677D">
        <w:rPr>
          <w:rFonts w:asciiTheme="majorHAnsi" w:hAnsiTheme="majorHAnsi"/>
        </w:rPr>
        <w:t xml:space="preserve">Governor’s </w:t>
      </w:r>
      <w:r w:rsidR="006B1B8E" w:rsidRPr="0006677D">
        <w:rPr>
          <w:rFonts w:asciiTheme="majorHAnsi" w:hAnsiTheme="majorHAnsi"/>
        </w:rPr>
        <w:t xml:space="preserve">April 2012 </w:t>
      </w:r>
      <w:r w:rsidR="00173DFC" w:rsidRPr="0006677D">
        <w:rPr>
          <w:rFonts w:asciiTheme="majorHAnsi" w:hAnsiTheme="majorHAnsi"/>
        </w:rPr>
        <w:t>press release announcing that New Jersey is an Employment First state</w:t>
      </w:r>
      <w:r w:rsidR="00320D01" w:rsidRPr="0006677D">
        <w:rPr>
          <w:rFonts w:asciiTheme="majorHAnsi" w:hAnsiTheme="majorHAnsi"/>
        </w:rPr>
        <w:t>:</w:t>
      </w:r>
      <w:r w:rsidR="00173DFC" w:rsidRPr="0006677D">
        <w:rPr>
          <w:rFonts w:asciiTheme="majorHAnsi" w:hAnsiTheme="majorHAnsi"/>
        </w:rPr>
        <w:t xml:space="preserve"> </w:t>
      </w:r>
      <w:r w:rsidR="003B031C" w:rsidRPr="002C427B">
        <w:rPr>
          <w:rFonts w:asciiTheme="majorHAnsi" w:hAnsiTheme="majorHAnsi"/>
          <w:rPrChange w:id="693" w:author="David Hoff" w:date="2016-04-13T08:36:00Z">
            <w:rPr>
              <w:rStyle w:val="Hyperlink"/>
              <w:rFonts w:asciiTheme="majorHAnsi" w:hAnsiTheme="majorHAnsi"/>
            </w:rPr>
          </w:rPrChange>
        </w:rPr>
        <w:fldChar w:fldCharType="begin"/>
      </w:r>
      <w:r w:rsidR="003B031C" w:rsidRPr="002C427B">
        <w:rPr>
          <w:rFonts w:asciiTheme="majorHAnsi" w:hAnsiTheme="majorHAnsi"/>
          <w:rPrChange w:id="694" w:author="David Hoff" w:date="2016-04-13T08:36:00Z">
            <w:rPr/>
          </w:rPrChange>
        </w:rPr>
        <w:instrText xml:space="preserve"> HYPERLINK "http://lwd.dol.state.nj.us/labor/lwdhome/press/2012/20120419_employment_first.html" </w:instrText>
      </w:r>
      <w:r w:rsidR="003B031C" w:rsidRPr="002C427B">
        <w:rPr>
          <w:rFonts w:asciiTheme="majorHAnsi" w:hAnsiTheme="majorHAnsi"/>
          <w:rPrChange w:id="695" w:author="David Hoff" w:date="2016-04-13T08:36:00Z">
            <w:rPr>
              <w:rStyle w:val="Hyperlink"/>
              <w:rFonts w:asciiTheme="majorHAnsi" w:hAnsiTheme="majorHAnsi"/>
            </w:rPr>
          </w:rPrChange>
        </w:rPr>
        <w:fldChar w:fldCharType="separate"/>
      </w:r>
      <w:r w:rsidR="00173DFC" w:rsidRPr="002C427B">
        <w:rPr>
          <w:rStyle w:val="Hyperlink"/>
          <w:rFonts w:asciiTheme="majorHAnsi" w:hAnsiTheme="majorHAnsi"/>
        </w:rPr>
        <w:t>http://lwd.dol.state.nj.us/labor/lwdhome/press/2012/20120419_employment_first.html</w:t>
      </w:r>
      <w:r w:rsidR="003B031C" w:rsidRPr="002C427B">
        <w:rPr>
          <w:rStyle w:val="Hyperlink"/>
          <w:rFonts w:asciiTheme="majorHAnsi" w:hAnsiTheme="majorHAnsi"/>
          <w:rPrChange w:id="696" w:author="David Hoff" w:date="2016-04-13T08:36:00Z">
            <w:rPr>
              <w:rStyle w:val="Hyperlink"/>
              <w:rFonts w:asciiTheme="majorHAnsi" w:hAnsiTheme="majorHAnsi"/>
            </w:rPr>
          </w:rPrChange>
        </w:rPr>
        <w:fldChar w:fldCharType="end"/>
      </w:r>
    </w:p>
    <w:p w14:paraId="4BC842B2" w14:textId="77777777" w:rsidR="009945E5" w:rsidRPr="0006677D" w:rsidRDefault="009945E5" w:rsidP="0090411F">
      <w:pPr>
        <w:pStyle w:val="ListParagraph"/>
        <w:numPr>
          <w:ilvl w:val="0"/>
          <w:numId w:val="26"/>
        </w:numPr>
        <w:rPr>
          <w:rFonts w:asciiTheme="majorHAnsi" w:hAnsiTheme="majorHAnsi"/>
          <w:i/>
        </w:rPr>
      </w:pPr>
      <w:r w:rsidRPr="002C427B">
        <w:rPr>
          <w:rFonts w:asciiTheme="majorHAnsi" w:hAnsiTheme="majorHAnsi"/>
        </w:rPr>
        <w:t xml:space="preserve">NJ DHS Statement: </w:t>
      </w:r>
      <w:r w:rsidR="00C739C6" w:rsidRPr="002C427B">
        <w:rPr>
          <w:rFonts w:asciiTheme="majorHAnsi" w:hAnsiTheme="majorHAnsi"/>
        </w:rPr>
        <w:t xml:space="preserve">NJ Department of Human Services </w:t>
      </w:r>
      <w:r w:rsidR="00E118D9" w:rsidRPr="002C427B">
        <w:rPr>
          <w:rFonts w:asciiTheme="majorHAnsi" w:hAnsiTheme="majorHAnsi"/>
        </w:rPr>
        <w:t>statement</w:t>
      </w:r>
      <w:r w:rsidR="00C739C6" w:rsidRPr="002C427B">
        <w:rPr>
          <w:rFonts w:asciiTheme="majorHAnsi" w:hAnsiTheme="majorHAnsi"/>
        </w:rPr>
        <w:t xml:space="preserve"> that</w:t>
      </w:r>
      <w:r w:rsidRPr="002C427B">
        <w:rPr>
          <w:rFonts w:asciiTheme="majorHAnsi" w:hAnsiTheme="majorHAnsi"/>
        </w:rPr>
        <w:t xml:space="preserve"> competitive employment is the first and preferred post-education activity for everyone, including people with disabilities</w:t>
      </w:r>
      <w:r w:rsidR="00E118D9"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697" w:author="David Hoff" w:date="2016-04-13T08:36:00Z">
            <w:rPr>
              <w:rStyle w:val="Hyperlink"/>
              <w:rFonts w:asciiTheme="majorHAnsi" w:hAnsiTheme="majorHAnsi"/>
            </w:rPr>
          </w:rPrChange>
        </w:rPr>
        <w:fldChar w:fldCharType="begin"/>
      </w:r>
      <w:r w:rsidR="003B031C" w:rsidRPr="002C427B">
        <w:rPr>
          <w:rFonts w:asciiTheme="majorHAnsi" w:hAnsiTheme="majorHAnsi"/>
          <w:rPrChange w:id="698" w:author="David Hoff" w:date="2016-04-13T08:36:00Z">
            <w:rPr/>
          </w:rPrChange>
        </w:rPr>
        <w:instrText xml:space="preserve"> HYPERLINK "http://www.state.nj.us/humanservices/involved/employmentfirst.html" </w:instrText>
      </w:r>
      <w:r w:rsidR="003B031C" w:rsidRPr="002C427B">
        <w:rPr>
          <w:rFonts w:asciiTheme="majorHAnsi" w:hAnsiTheme="majorHAnsi"/>
          <w:rPrChange w:id="699"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http://www.state.nj.us/humanservices/involved/employmentfirst.html</w:t>
      </w:r>
      <w:r w:rsidR="003B031C" w:rsidRPr="002C427B">
        <w:rPr>
          <w:rStyle w:val="Hyperlink"/>
          <w:rFonts w:asciiTheme="majorHAnsi" w:hAnsiTheme="majorHAnsi"/>
          <w:rPrChange w:id="700"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EC3FCE8" w14:textId="14DC2578" w:rsidR="00EC484C" w:rsidRPr="002C427B" w:rsidRDefault="00EC484C" w:rsidP="0090411F">
      <w:pPr>
        <w:pStyle w:val="ListParagraph"/>
        <w:numPr>
          <w:ilvl w:val="0"/>
          <w:numId w:val="26"/>
        </w:numPr>
        <w:rPr>
          <w:ins w:id="701" w:author="David Hoff" w:date="2016-04-12T16:08:00Z"/>
          <w:rFonts w:asciiTheme="majorHAnsi" w:hAnsiTheme="majorHAnsi"/>
          <w:i/>
          <w:rPrChange w:id="702" w:author="David Hoff" w:date="2016-04-13T08:36:00Z">
            <w:rPr>
              <w:ins w:id="703" w:author="David Hoff" w:date="2016-04-12T16:08:00Z"/>
              <w:rFonts w:asciiTheme="majorHAnsi" w:hAnsiTheme="majorHAnsi"/>
            </w:rPr>
          </w:rPrChange>
        </w:rPr>
      </w:pPr>
      <w:ins w:id="704" w:author="David Hoff" w:date="2016-04-12T16:08:00Z">
        <w:r w:rsidRPr="002C427B">
          <w:rPr>
            <w:rFonts w:asciiTheme="majorHAnsi" w:hAnsiTheme="majorHAnsi"/>
          </w:rPr>
          <w:t xml:space="preserve">NJ DDD Employment Principles: </w:t>
        </w:r>
      </w:ins>
      <w:ins w:id="705" w:author="David Hoff" w:date="2016-04-12T16:09:00Z">
        <w:r w:rsidR="00F24728" w:rsidRPr="002C427B">
          <w:rPr>
            <w:rFonts w:asciiTheme="majorHAnsi" w:hAnsiTheme="majorHAnsi"/>
          </w:rPr>
          <w:t xml:space="preserve">NJ Department of Developmental Disabilities </w:t>
        </w:r>
      </w:ins>
      <w:ins w:id="706" w:author="David Hoff" w:date="2016-04-12T16:31:00Z">
        <w:r w:rsidR="00CF090E" w:rsidRPr="002C427B">
          <w:rPr>
            <w:rFonts w:asciiTheme="majorHAnsi" w:hAnsiTheme="majorHAnsi"/>
          </w:rPr>
          <w:t>s</w:t>
        </w:r>
      </w:ins>
      <w:ins w:id="707" w:author="David Hoff" w:date="2016-04-12T16:09:00Z">
        <w:r w:rsidR="00F24728" w:rsidRPr="002C427B">
          <w:rPr>
            <w:rFonts w:asciiTheme="majorHAnsi" w:hAnsiTheme="majorHAnsi"/>
          </w:rPr>
          <w:t xml:space="preserve">tatement of principles </w:t>
        </w:r>
      </w:ins>
      <w:ins w:id="708" w:author="David Hoff" w:date="2016-04-12T16:11:00Z">
        <w:r w:rsidR="00F24728" w:rsidRPr="002C427B">
          <w:rPr>
            <w:rFonts w:asciiTheme="majorHAnsi" w:hAnsiTheme="majorHAnsi"/>
          </w:rPr>
          <w:t>in support of Employment First</w:t>
        </w:r>
      </w:ins>
      <w:ins w:id="709" w:author="David Hoff" w:date="2016-04-12T16:12:00Z">
        <w:r w:rsidR="00F24728" w:rsidRPr="002C427B">
          <w:rPr>
            <w:rFonts w:asciiTheme="majorHAnsi" w:hAnsiTheme="majorHAnsi"/>
          </w:rPr>
          <w:t>: http://rwjms.rutgers.edu/boggscenter/projects/documents/DDDPrinciplesofEmployment.pdf</w:t>
        </w:r>
      </w:ins>
    </w:p>
    <w:p w14:paraId="5CB37FE7" w14:textId="77777777" w:rsidR="00EC440A" w:rsidRPr="0006677D" w:rsidRDefault="00EC440A" w:rsidP="0090411F">
      <w:pPr>
        <w:pStyle w:val="ListParagraph"/>
        <w:numPr>
          <w:ilvl w:val="0"/>
          <w:numId w:val="26"/>
        </w:numPr>
        <w:rPr>
          <w:rFonts w:asciiTheme="majorHAnsi" w:hAnsiTheme="majorHAnsi"/>
          <w:i/>
        </w:rPr>
      </w:pPr>
      <w:r w:rsidRPr="002C427B">
        <w:rPr>
          <w:rFonts w:asciiTheme="majorHAnsi" w:hAnsiTheme="majorHAnsi"/>
        </w:rPr>
        <w:t>NJ DDD ISP Form:</w:t>
      </w:r>
      <w:r w:rsidRPr="0006677D">
        <w:rPr>
          <w:rFonts w:asciiTheme="majorHAnsi" w:hAnsiTheme="majorHAnsi"/>
          <w:i/>
        </w:rPr>
        <w:t xml:space="preserve"> </w:t>
      </w:r>
      <w:r w:rsidRPr="0006677D">
        <w:rPr>
          <w:rFonts w:asciiTheme="majorHAnsi" w:hAnsiTheme="majorHAnsi"/>
        </w:rPr>
        <w:t>NJ Department of Developmental Disabilities Individual Service Planning Form, requir</w:t>
      </w:r>
      <w:r w:rsidR="00E118D9" w:rsidRPr="0006677D">
        <w:rPr>
          <w:rFonts w:asciiTheme="majorHAnsi" w:hAnsiTheme="majorHAnsi"/>
        </w:rPr>
        <w:t>ing</w:t>
      </w:r>
      <w:r w:rsidRPr="0006677D">
        <w:rPr>
          <w:rFonts w:asciiTheme="majorHAnsi" w:hAnsiTheme="majorHAnsi"/>
        </w:rPr>
        <w:t xml:space="preserve"> documentation regarding compliance with the state’s Employment First policy</w:t>
      </w:r>
      <w:r w:rsidR="00E118D9" w:rsidRPr="0006677D">
        <w:rPr>
          <w:rFonts w:asciiTheme="majorHAnsi" w:hAnsiTheme="majorHAnsi"/>
        </w:rPr>
        <w:t>:</w:t>
      </w:r>
      <w:r w:rsidRPr="0006677D">
        <w:rPr>
          <w:rFonts w:asciiTheme="majorHAnsi" w:hAnsiTheme="majorHAnsi"/>
        </w:rPr>
        <w:t xml:space="preserve"> </w:t>
      </w:r>
      <w:r w:rsidR="003B031C" w:rsidRPr="002C427B">
        <w:rPr>
          <w:rFonts w:asciiTheme="majorHAnsi" w:hAnsiTheme="majorHAnsi"/>
          <w:rPrChange w:id="710" w:author="David Hoff" w:date="2016-04-13T08:36:00Z">
            <w:rPr>
              <w:rStyle w:val="Hyperlink"/>
              <w:rFonts w:asciiTheme="majorHAnsi" w:hAnsiTheme="majorHAnsi"/>
            </w:rPr>
          </w:rPrChange>
        </w:rPr>
        <w:fldChar w:fldCharType="begin"/>
      </w:r>
      <w:r w:rsidR="003B031C" w:rsidRPr="002C427B">
        <w:rPr>
          <w:rFonts w:asciiTheme="majorHAnsi" w:hAnsiTheme="majorHAnsi"/>
          <w:rPrChange w:id="711" w:author="David Hoff" w:date="2016-04-13T08:36:00Z">
            <w:rPr/>
          </w:rPrChange>
        </w:rPr>
        <w:instrText xml:space="preserve"> HYPERLINK "http://www.state.nj.us/humanservices/ddd/documents/Documents%20for%20Web/NJISP%20form.pdf" </w:instrText>
      </w:r>
      <w:r w:rsidR="003B031C" w:rsidRPr="002C427B">
        <w:rPr>
          <w:rFonts w:asciiTheme="majorHAnsi" w:hAnsiTheme="majorHAnsi"/>
          <w:rPrChange w:id="71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www.state.nj.us/humanservices/ddd/documents/Documents%20for%20Web/NJISP%20form.pdf</w:t>
      </w:r>
      <w:r w:rsidR="003B031C" w:rsidRPr="002C427B">
        <w:rPr>
          <w:rStyle w:val="Hyperlink"/>
          <w:rFonts w:asciiTheme="majorHAnsi" w:hAnsiTheme="majorHAnsi"/>
          <w:rPrChange w:id="713"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EC20728" w14:textId="4447853D" w:rsidR="00EC484C" w:rsidRPr="002C427B" w:rsidRDefault="00EC484C" w:rsidP="0090411F">
      <w:pPr>
        <w:pStyle w:val="ListParagraph"/>
        <w:numPr>
          <w:ilvl w:val="0"/>
          <w:numId w:val="26"/>
        </w:numPr>
        <w:rPr>
          <w:ins w:id="714" w:author="David Hoff" w:date="2016-04-12T16:07:00Z"/>
          <w:rFonts w:asciiTheme="majorHAnsi" w:hAnsiTheme="majorHAnsi"/>
          <w:i/>
          <w:rPrChange w:id="715" w:author="David Hoff" w:date="2016-04-13T08:36:00Z">
            <w:rPr>
              <w:ins w:id="716" w:author="David Hoff" w:date="2016-04-12T16:07:00Z"/>
              <w:rFonts w:asciiTheme="majorHAnsi" w:hAnsiTheme="majorHAnsi"/>
            </w:rPr>
          </w:rPrChange>
        </w:rPr>
      </w:pPr>
      <w:ins w:id="717" w:author="David Hoff" w:date="2016-04-12T16:07:00Z">
        <w:r w:rsidRPr="002C427B">
          <w:rPr>
            <w:rFonts w:asciiTheme="majorHAnsi" w:hAnsiTheme="majorHAnsi"/>
          </w:rPr>
          <w:t xml:space="preserve">NJ DDD Supports Manual: </w:t>
        </w:r>
      </w:ins>
      <w:ins w:id="718" w:author="David Hoff" w:date="2016-04-12T16:17:00Z">
        <w:r w:rsidR="00F24728" w:rsidRPr="002C427B">
          <w:rPr>
            <w:rFonts w:asciiTheme="majorHAnsi" w:hAnsiTheme="majorHAnsi"/>
          </w:rPr>
          <w:t xml:space="preserve">NJ Department of Developmental Disabilities </w:t>
        </w:r>
      </w:ins>
      <w:ins w:id="719" w:author="David Hoff" w:date="2016-04-12T16:18:00Z">
        <w:r w:rsidR="004C7212" w:rsidRPr="002C427B">
          <w:rPr>
            <w:rFonts w:asciiTheme="majorHAnsi" w:hAnsiTheme="majorHAnsi"/>
          </w:rPr>
          <w:t>Supports Program P</w:t>
        </w:r>
        <w:r w:rsidR="00F24728" w:rsidRPr="002C427B">
          <w:rPr>
            <w:rFonts w:asciiTheme="majorHAnsi" w:hAnsiTheme="majorHAnsi"/>
          </w:rPr>
          <w:t xml:space="preserve">olicy and Procedures Manual </w:t>
        </w:r>
      </w:ins>
      <w:ins w:id="720" w:author="David Hoff" w:date="2016-04-12T16:17:00Z">
        <w:r w:rsidR="00F24728" w:rsidRPr="002C427B">
          <w:rPr>
            <w:rFonts w:asciiTheme="majorHAnsi" w:hAnsiTheme="majorHAnsi"/>
          </w:rPr>
          <w:t>Includes variety of procedures for implementation of Employment</w:t>
        </w:r>
      </w:ins>
      <w:ins w:id="721" w:author="David Hoff" w:date="2016-04-12T16:50:00Z">
        <w:r w:rsidR="004C7212" w:rsidRPr="002C427B">
          <w:rPr>
            <w:rFonts w:asciiTheme="majorHAnsi" w:hAnsiTheme="majorHAnsi"/>
          </w:rPr>
          <w:t xml:space="preserve"> First</w:t>
        </w:r>
      </w:ins>
      <w:ins w:id="722" w:author="David Hoff" w:date="2016-04-12T16:17:00Z">
        <w:r w:rsidR="00F24728" w:rsidRPr="002C427B">
          <w:rPr>
            <w:rFonts w:asciiTheme="majorHAnsi" w:hAnsiTheme="majorHAnsi"/>
          </w:rPr>
          <w:t xml:space="preserve"> </w:t>
        </w:r>
      </w:ins>
      <w:ins w:id="723" w:author="David Hoff" w:date="2016-04-12T16:13:00Z">
        <w:r w:rsidR="00F24728" w:rsidRPr="002C427B">
          <w:rPr>
            <w:rFonts w:asciiTheme="majorHAnsi" w:hAnsiTheme="majorHAnsi"/>
          </w:rPr>
          <w:t>(p</w:t>
        </w:r>
        <w:r w:rsidR="00323F6D" w:rsidRPr="002C427B">
          <w:rPr>
            <w:rFonts w:asciiTheme="majorHAnsi" w:hAnsiTheme="majorHAnsi"/>
          </w:rPr>
          <w:t>. 13, p. 40,</w:t>
        </w:r>
      </w:ins>
      <w:ins w:id="724" w:author="David Hoff" w:date="2016-04-12T16:49:00Z">
        <w:r w:rsidR="004C7212" w:rsidRPr="002C427B">
          <w:rPr>
            <w:rFonts w:asciiTheme="majorHAnsi" w:hAnsiTheme="majorHAnsi"/>
          </w:rPr>
          <w:t xml:space="preserve"> p. 216, p. 225</w:t>
        </w:r>
      </w:ins>
      <w:ins w:id="725" w:author="David Hoff" w:date="2016-04-13T08:30:00Z">
        <w:r w:rsidR="00C0565C" w:rsidRPr="002C427B">
          <w:rPr>
            <w:rFonts w:asciiTheme="majorHAnsi" w:hAnsiTheme="majorHAnsi"/>
          </w:rPr>
          <w:t>)</w:t>
        </w:r>
      </w:ins>
      <w:ins w:id="726" w:author="David Hoff" w:date="2016-04-12T16:51:00Z">
        <w:r w:rsidR="004C7212" w:rsidRPr="002C427B">
          <w:rPr>
            <w:rFonts w:asciiTheme="majorHAnsi" w:hAnsiTheme="majorHAnsi"/>
          </w:rPr>
          <w:t xml:space="preserve">: </w:t>
        </w:r>
      </w:ins>
      <w:ins w:id="727" w:author="David Hoff" w:date="2016-04-13T08:30:00Z">
        <w:r w:rsidR="00C0565C" w:rsidRPr="0006677D">
          <w:rPr>
            <w:rFonts w:asciiTheme="majorHAnsi" w:hAnsiTheme="majorHAnsi"/>
          </w:rPr>
          <w:fldChar w:fldCharType="begin"/>
        </w:r>
        <w:r w:rsidR="00C0565C" w:rsidRPr="002C427B">
          <w:rPr>
            <w:rFonts w:asciiTheme="majorHAnsi" w:hAnsiTheme="majorHAnsi"/>
          </w:rPr>
          <w:instrText xml:space="preserve"> HYPERLINK "http://</w:instrText>
        </w:r>
      </w:ins>
      <w:ins w:id="728" w:author="David Hoff" w:date="2016-04-12T16:51:00Z">
        <w:r w:rsidR="00C0565C" w:rsidRPr="002C427B">
          <w:rPr>
            <w:rPrChange w:id="729" w:author="David Hoff" w:date="2016-04-13T08:36:00Z">
              <w:rPr>
                <w:rStyle w:val="Hyperlink"/>
                <w:rFonts w:asciiTheme="majorHAnsi" w:hAnsiTheme="majorHAnsi"/>
              </w:rPr>
            </w:rPrChange>
          </w:rPr>
          <w:instrText>www.nj.gov/humanservices/ddd/documents/supports_program_policy_manual.pdf</w:instrText>
        </w:r>
      </w:ins>
      <w:ins w:id="730" w:author="David Hoff" w:date="2016-04-13T08:30:00Z">
        <w:r w:rsidR="00C0565C" w:rsidRPr="002C427B">
          <w:rPr>
            <w:rFonts w:asciiTheme="majorHAnsi" w:hAnsiTheme="majorHAnsi"/>
          </w:rPr>
          <w:instrText xml:space="preserve">" </w:instrText>
        </w:r>
        <w:r w:rsidR="00C0565C" w:rsidRPr="0006677D">
          <w:rPr>
            <w:rFonts w:asciiTheme="majorHAnsi" w:hAnsiTheme="majorHAnsi"/>
            <w:rPrChange w:id="731" w:author="David Hoff" w:date="2016-04-13T08:36:00Z">
              <w:rPr>
                <w:rFonts w:asciiTheme="majorHAnsi" w:hAnsiTheme="majorHAnsi"/>
              </w:rPr>
            </w:rPrChange>
          </w:rPr>
          <w:fldChar w:fldCharType="separate"/>
        </w:r>
      </w:ins>
      <w:ins w:id="732" w:author="David Hoff" w:date="2016-04-12T16:51:00Z">
        <w:r w:rsidR="00C0565C" w:rsidRPr="0006677D">
          <w:rPr>
            <w:rStyle w:val="Hyperlink"/>
            <w:rFonts w:asciiTheme="majorHAnsi" w:hAnsiTheme="majorHAnsi"/>
          </w:rPr>
          <w:t>www.nj.gov/humanservices/ddd/documents/supports_program_policy_manual.pdf</w:t>
        </w:r>
      </w:ins>
      <w:ins w:id="733" w:author="David Hoff" w:date="2016-04-13T08:30:00Z">
        <w:r w:rsidR="00C0565C" w:rsidRPr="0006677D">
          <w:rPr>
            <w:rFonts w:asciiTheme="majorHAnsi" w:hAnsiTheme="majorHAnsi"/>
          </w:rPr>
          <w:fldChar w:fldCharType="end"/>
        </w:r>
      </w:ins>
      <w:ins w:id="734" w:author="David Hoff" w:date="2016-04-12T16:51:00Z">
        <w:r w:rsidR="004C7212" w:rsidRPr="002C427B">
          <w:rPr>
            <w:rFonts w:asciiTheme="majorHAnsi" w:hAnsiTheme="majorHAnsi"/>
          </w:rPr>
          <w:t xml:space="preserve"> </w:t>
        </w:r>
      </w:ins>
      <w:ins w:id="735" w:author="David Hoff" w:date="2016-04-12T16:13:00Z">
        <w:r w:rsidR="00323F6D" w:rsidRPr="0006677D">
          <w:rPr>
            <w:rFonts w:asciiTheme="majorHAnsi" w:hAnsiTheme="majorHAnsi"/>
          </w:rPr>
          <w:t xml:space="preserve"> </w:t>
        </w:r>
      </w:ins>
    </w:p>
    <w:p w14:paraId="6D3EA791" w14:textId="18EE77FC" w:rsidR="00694235" w:rsidRPr="0006677D" w:rsidRDefault="00694235" w:rsidP="0090411F">
      <w:pPr>
        <w:pStyle w:val="ListParagraph"/>
        <w:numPr>
          <w:ilvl w:val="0"/>
          <w:numId w:val="26"/>
        </w:numPr>
        <w:rPr>
          <w:rFonts w:asciiTheme="majorHAnsi" w:hAnsiTheme="majorHAnsi"/>
          <w:i/>
        </w:rPr>
      </w:pPr>
      <w:r w:rsidRPr="002C427B">
        <w:rPr>
          <w:rFonts w:asciiTheme="majorHAnsi" w:hAnsiTheme="majorHAnsi"/>
        </w:rPr>
        <w:t>NJ DD Council Statement:</w:t>
      </w:r>
      <w:r w:rsidRPr="0006677D">
        <w:rPr>
          <w:rFonts w:asciiTheme="majorHAnsi" w:hAnsiTheme="majorHAnsi"/>
          <w:i/>
        </w:rPr>
        <w:t xml:space="preserve"> </w:t>
      </w:r>
      <w:ins w:id="736" w:author="David Hoff" w:date="2016-04-13T08:30:00Z">
        <w:r w:rsidR="00C0565C" w:rsidRPr="0006677D">
          <w:rPr>
            <w:rFonts w:asciiTheme="majorHAnsi" w:hAnsiTheme="majorHAnsi"/>
          </w:rPr>
          <w:t>May 2012 s</w:t>
        </w:r>
      </w:ins>
      <w:del w:id="737" w:author="David Hoff" w:date="2016-04-13T08:30:00Z">
        <w:r w:rsidRPr="0006677D" w:rsidDel="00C0565C">
          <w:rPr>
            <w:rFonts w:asciiTheme="majorHAnsi" w:hAnsiTheme="majorHAnsi"/>
          </w:rPr>
          <w:delText>S</w:delText>
        </w:r>
      </w:del>
      <w:r w:rsidRPr="0006677D">
        <w:rPr>
          <w:rFonts w:asciiTheme="majorHAnsi" w:hAnsiTheme="majorHAnsi"/>
        </w:rPr>
        <w:t>tatement from NJ Council on Developmental Disabilities</w:t>
      </w:r>
      <w:r w:rsidR="00E118D9" w:rsidRPr="0006677D">
        <w:rPr>
          <w:rFonts w:asciiTheme="majorHAnsi" w:hAnsiTheme="majorHAnsi"/>
        </w:rPr>
        <w:t>,</w:t>
      </w:r>
      <w:r w:rsidRPr="0006677D">
        <w:rPr>
          <w:rFonts w:asciiTheme="majorHAnsi" w:hAnsiTheme="majorHAnsi"/>
        </w:rPr>
        <w:t xml:space="preserve"> with recommendations for implementation of Employment First policy</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ins w:id="738" w:author="David Hoff" w:date="2016-04-12T15:56:00Z">
        <w:r w:rsidR="00607D0E" w:rsidRPr="0006677D">
          <w:rPr>
            <w:rFonts w:asciiTheme="majorHAnsi" w:hAnsiTheme="majorHAnsi"/>
          </w:rPr>
          <w:fldChar w:fldCharType="begin"/>
        </w:r>
        <w:r w:rsidR="00607D0E" w:rsidRPr="002C427B">
          <w:rPr>
            <w:rFonts w:asciiTheme="majorHAnsi" w:hAnsiTheme="majorHAnsi"/>
          </w:rPr>
          <w:instrText xml:space="preserve"> HYPERLINK "</w:instrText>
        </w:r>
      </w:ins>
      <w:r w:rsidR="00607D0E" w:rsidRPr="002C427B">
        <w:rPr>
          <w:rFonts w:asciiTheme="majorHAnsi" w:hAnsiTheme="majorHAnsi"/>
        </w:rPr>
        <w:instrText>https://www.njcdd.org/2012-04-23-13-42-40/position-statements/employment</w:instrText>
      </w:r>
      <w:ins w:id="739" w:author="David Hoff" w:date="2016-04-12T15:56:00Z">
        <w:r w:rsidR="00607D0E" w:rsidRPr="002C427B">
          <w:rPr>
            <w:rFonts w:asciiTheme="majorHAnsi" w:hAnsiTheme="majorHAnsi"/>
          </w:rPr>
          <w:instrText xml:space="preserve">" </w:instrText>
        </w:r>
        <w:r w:rsidR="00607D0E" w:rsidRPr="0006677D">
          <w:rPr>
            <w:rFonts w:asciiTheme="majorHAnsi" w:hAnsiTheme="majorHAnsi"/>
            <w:rPrChange w:id="740" w:author="David Hoff" w:date="2016-04-13T08:36:00Z">
              <w:rPr>
                <w:rFonts w:asciiTheme="majorHAnsi" w:hAnsiTheme="majorHAnsi"/>
              </w:rPr>
            </w:rPrChange>
          </w:rPr>
          <w:fldChar w:fldCharType="separate"/>
        </w:r>
      </w:ins>
      <w:r w:rsidR="00607D0E" w:rsidRPr="0006677D">
        <w:rPr>
          <w:rStyle w:val="Hyperlink"/>
          <w:rFonts w:asciiTheme="majorHAnsi" w:hAnsiTheme="majorHAnsi"/>
        </w:rPr>
        <w:t>https://www.njcdd.org/2012-04-23-13-42-40/position-statements/employment</w:t>
      </w:r>
      <w:ins w:id="741" w:author="David Hoff" w:date="2016-04-12T15:56:00Z">
        <w:r w:rsidR="00607D0E" w:rsidRPr="0006677D">
          <w:rPr>
            <w:rFonts w:asciiTheme="majorHAnsi" w:hAnsiTheme="majorHAnsi"/>
          </w:rPr>
          <w:fldChar w:fldCharType="end"/>
        </w:r>
        <w:r w:rsidR="00607D0E" w:rsidRPr="002C427B">
          <w:rPr>
            <w:rFonts w:asciiTheme="majorHAnsi" w:hAnsiTheme="majorHAnsi"/>
          </w:rPr>
          <w:t xml:space="preserve"> </w:t>
        </w:r>
      </w:ins>
      <w:del w:id="742" w:author="David Hoff" w:date="2016-04-12T15:56:00Z">
        <w:r w:rsidR="00723E30" w:rsidRPr="0006677D" w:rsidDel="00607D0E">
          <w:rPr>
            <w:rFonts w:asciiTheme="majorHAnsi" w:hAnsiTheme="majorHAnsi"/>
          </w:rPr>
          <w:delText xml:space="preserve"> </w:delText>
        </w:r>
      </w:del>
    </w:p>
    <w:p w14:paraId="17AF6009" w14:textId="77777777" w:rsidR="0077191F" w:rsidRPr="002C427B" w:rsidRDefault="0077191F" w:rsidP="0077191F">
      <w:pPr>
        <w:rPr>
          <w:rFonts w:asciiTheme="majorHAnsi" w:hAnsiTheme="majorHAnsi"/>
        </w:rPr>
      </w:pPr>
    </w:p>
    <w:p w14:paraId="3E040493" w14:textId="77777777" w:rsidR="0077191F" w:rsidRPr="002C427B" w:rsidRDefault="0077191F" w:rsidP="0077191F">
      <w:pPr>
        <w:rPr>
          <w:rFonts w:asciiTheme="majorHAnsi" w:hAnsiTheme="majorHAnsi"/>
          <w:b/>
        </w:rPr>
      </w:pPr>
      <w:r w:rsidRPr="002C427B">
        <w:rPr>
          <w:rFonts w:asciiTheme="majorHAnsi" w:hAnsiTheme="majorHAnsi"/>
          <w:b/>
        </w:rPr>
        <w:t>New York</w:t>
      </w:r>
    </w:p>
    <w:p w14:paraId="3B3043EF" w14:textId="02E46D9E" w:rsidR="008F7361" w:rsidRPr="0006677D" w:rsidRDefault="00133947" w:rsidP="0090411F">
      <w:pPr>
        <w:pStyle w:val="ListParagraph"/>
        <w:numPr>
          <w:ilvl w:val="0"/>
          <w:numId w:val="27"/>
        </w:numPr>
        <w:rPr>
          <w:rFonts w:asciiTheme="majorHAnsi" w:hAnsiTheme="majorHAnsi"/>
          <w:i/>
        </w:rPr>
      </w:pPr>
      <w:ins w:id="743" w:author="David Hoff" w:date="2016-04-13T08:31:00Z">
        <w:r w:rsidRPr="002C427B">
          <w:rPr>
            <w:rFonts w:asciiTheme="majorHAnsi" w:hAnsiTheme="majorHAnsi"/>
          </w:rPr>
          <w:t xml:space="preserve">NY </w:t>
        </w:r>
      </w:ins>
      <w:r w:rsidR="00205F93" w:rsidRPr="002C427B">
        <w:rPr>
          <w:rFonts w:asciiTheme="majorHAnsi" w:hAnsiTheme="majorHAnsi"/>
        </w:rPr>
        <w:t xml:space="preserve">Executive Order: </w:t>
      </w:r>
      <w:ins w:id="744" w:author="David Hoff" w:date="2016-04-13T08:43:00Z">
        <w:r w:rsidR="0006677D">
          <w:rPr>
            <w:rFonts w:asciiTheme="majorHAnsi" w:hAnsiTheme="majorHAnsi"/>
          </w:rPr>
          <w:t>Octo</w:t>
        </w:r>
      </w:ins>
      <w:del w:id="745" w:author="David Hoff" w:date="2016-04-13T08:43:00Z">
        <w:r w:rsidR="00205F93" w:rsidRPr="0006677D" w:rsidDel="0006677D">
          <w:rPr>
            <w:rFonts w:asciiTheme="majorHAnsi" w:hAnsiTheme="majorHAnsi"/>
          </w:rPr>
          <w:delText>Septe</w:delText>
        </w:r>
        <w:r w:rsidR="00205F93" w:rsidRPr="00476A56" w:rsidDel="0006677D">
          <w:rPr>
            <w:rFonts w:asciiTheme="majorHAnsi" w:hAnsiTheme="majorHAnsi"/>
          </w:rPr>
          <w:delText>m</w:delText>
        </w:r>
      </w:del>
      <w:r w:rsidR="00205F93" w:rsidRPr="00476A56">
        <w:rPr>
          <w:rFonts w:asciiTheme="majorHAnsi" w:hAnsiTheme="majorHAnsi"/>
        </w:rPr>
        <w:t xml:space="preserve">ber 2014 </w:t>
      </w:r>
      <w:ins w:id="746" w:author="David Hoff" w:date="2016-04-13T08:42:00Z">
        <w:r w:rsidR="0006677D">
          <w:rPr>
            <w:rFonts w:asciiTheme="majorHAnsi" w:hAnsiTheme="majorHAnsi"/>
          </w:rPr>
          <w:t xml:space="preserve">Governor’s </w:t>
        </w:r>
      </w:ins>
      <w:r w:rsidR="00205F93" w:rsidRPr="0006677D">
        <w:rPr>
          <w:rFonts w:asciiTheme="majorHAnsi" w:hAnsiTheme="majorHAnsi"/>
        </w:rPr>
        <w:t xml:space="preserve">Executive Order </w:t>
      </w:r>
      <w:ins w:id="747" w:author="David Hoff" w:date="2016-04-13T08:43:00Z">
        <w:r w:rsidR="0006677D">
          <w:rPr>
            <w:rFonts w:asciiTheme="majorHAnsi" w:hAnsiTheme="majorHAnsi"/>
          </w:rPr>
          <w:t xml:space="preserve">(No. 136) </w:t>
        </w:r>
      </w:ins>
      <w:r w:rsidR="00205F93" w:rsidRPr="0006677D">
        <w:rPr>
          <w:rFonts w:asciiTheme="majorHAnsi" w:hAnsiTheme="majorHAnsi"/>
        </w:rPr>
        <w:t>establishing Employment First Commission, to cr</w:t>
      </w:r>
      <w:r w:rsidR="00E118D9" w:rsidRPr="0006677D">
        <w:rPr>
          <w:rFonts w:asciiTheme="majorHAnsi" w:hAnsiTheme="majorHAnsi"/>
        </w:rPr>
        <w:t>e</w:t>
      </w:r>
      <w:r w:rsidR="00205F93" w:rsidRPr="0006677D">
        <w:rPr>
          <w:rFonts w:asciiTheme="majorHAnsi" w:hAnsiTheme="majorHAnsi"/>
        </w:rPr>
        <w:t>ate an Employment First policy</w:t>
      </w:r>
      <w:r w:rsidR="00E118D9" w:rsidRPr="0006677D">
        <w:rPr>
          <w:rFonts w:asciiTheme="majorHAnsi" w:hAnsiTheme="majorHAnsi"/>
        </w:rPr>
        <w:t>:</w:t>
      </w:r>
      <w:r w:rsidR="00205F93" w:rsidRPr="0006677D">
        <w:rPr>
          <w:rFonts w:asciiTheme="majorHAnsi" w:hAnsiTheme="majorHAnsi"/>
        </w:rPr>
        <w:t xml:space="preserve"> </w:t>
      </w:r>
      <w:r w:rsidR="003B031C" w:rsidRPr="002C427B">
        <w:rPr>
          <w:rFonts w:asciiTheme="majorHAnsi" w:hAnsiTheme="majorHAnsi"/>
          <w:rPrChange w:id="748" w:author="David Hoff" w:date="2016-04-13T08:36:00Z">
            <w:rPr>
              <w:rStyle w:val="Hyperlink"/>
              <w:rFonts w:asciiTheme="majorHAnsi" w:hAnsiTheme="majorHAnsi"/>
            </w:rPr>
          </w:rPrChange>
        </w:rPr>
        <w:fldChar w:fldCharType="begin"/>
      </w:r>
      <w:r w:rsidR="003B031C" w:rsidRPr="002C427B">
        <w:rPr>
          <w:rFonts w:asciiTheme="majorHAnsi" w:hAnsiTheme="majorHAnsi"/>
          <w:rPrChange w:id="749" w:author="David Hoff" w:date="2016-04-13T08:36:00Z">
            <w:rPr/>
          </w:rPrChange>
        </w:rPr>
        <w:instrText xml:space="preserve"> HYPERLINK "http://www.governor.ny.gov/executiveorder/136" </w:instrText>
      </w:r>
      <w:r w:rsidR="003B031C" w:rsidRPr="002C427B">
        <w:rPr>
          <w:rFonts w:asciiTheme="majorHAnsi" w:hAnsiTheme="majorHAnsi"/>
          <w:rPrChange w:id="750" w:author="David Hoff" w:date="2016-04-13T08:36:00Z">
            <w:rPr>
              <w:rStyle w:val="Hyperlink"/>
              <w:rFonts w:asciiTheme="majorHAnsi" w:hAnsiTheme="majorHAnsi"/>
            </w:rPr>
          </w:rPrChange>
        </w:rPr>
        <w:fldChar w:fldCharType="separate"/>
      </w:r>
      <w:r w:rsidR="00645BA4" w:rsidRPr="002C427B">
        <w:rPr>
          <w:rStyle w:val="Hyperlink"/>
          <w:rFonts w:asciiTheme="majorHAnsi" w:hAnsiTheme="majorHAnsi"/>
        </w:rPr>
        <w:t>www.governor.ny.gov/executiveorder/136</w:t>
      </w:r>
      <w:r w:rsidR="003B031C" w:rsidRPr="002C427B">
        <w:rPr>
          <w:rStyle w:val="Hyperlink"/>
          <w:rFonts w:asciiTheme="majorHAnsi" w:hAnsiTheme="majorHAnsi"/>
          <w:rPrChange w:id="751" w:author="David Hoff" w:date="2016-04-13T08:36:00Z">
            <w:rPr>
              <w:rStyle w:val="Hyperlink"/>
              <w:rFonts w:asciiTheme="majorHAnsi" w:hAnsiTheme="majorHAnsi"/>
            </w:rPr>
          </w:rPrChange>
        </w:rPr>
        <w:fldChar w:fldCharType="end"/>
      </w:r>
      <w:r w:rsidR="00645BA4" w:rsidRPr="002C427B">
        <w:rPr>
          <w:rFonts w:asciiTheme="majorHAnsi" w:hAnsiTheme="majorHAnsi"/>
        </w:rPr>
        <w:t xml:space="preserve"> </w:t>
      </w:r>
    </w:p>
    <w:p w14:paraId="45AAFB12" w14:textId="385E31E9" w:rsidR="00473B5C" w:rsidRPr="002C427B" w:rsidRDefault="00133947" w:rsidP="0090411F">
      <w:pPr>
        <w:pStyle w:val="ListParagraph"/>
        <w:numPr>
          <w:ilvl w:val="0"/>
          <w:numId w:val="27"/>
        </w:numPr>
        <w:rPr>
          <w:rFonts w:asciiTheme="majorHAnsi" w:hAnsiTheme="majorHAnsi"/>
          <w:i/>
        </w:rPr>
      </w:pPr>
      <w:ins w:id="752" w:author="David Hoff" w:date="2016-04-13T08:31:00Z">
        <w:r w:rsidRPr="002C427B">
          <w:rPr>
            <w:rFonts w:asciiTheme="majorHAnsi" w:hAnsiTheme="majorHAnsi"/>
          </w:rPr>
          <w:t xml:space="preserve">NY </w:t>
        </w:r>
      </w:ins>
      <w:r w:rsidR="00473B5C" w:rsidRPr="002C427B">
        <w:rPr>
          <w:rFonts w:asciiTheme="majorHAnsi" w:hAnsiTheme="majorHAnsi"/>
        </w:rPr>
        <w:t>Employment First Commission Report:</w:t>
      </w:r>
      <w:r w:rsidR="00473B5C" w:rsidRPr="002C427B">
        <w:rPr>
          <w:rFonts w:asciiTheme="majorHAnsi" w:hAnsiTheme="majorHAnsi"/>
          <w:i/>
        </w:rPr>
        <w:t xml:space="preserve"> </w:t>
      </w:r>
      <w:r w:rsidR="00473B5C" w:rsidRPr="002C427B">
        <w:rPr>
          <w:rFonts w:asciiTheme="majorHAnsi" w:hAnsiTheme="majorHAnsi"/>
        </w:rPr>
        <w:t>March 2015 report of the New York Employment First Commission</w:t>
      </w:r>
      <w:r w:rsidR="00E118D9" w:rsidRPr="002C427B">
        <w:rPr>
          <w:rFonts w:asciiTheme="majorHAnsi" w:hAnsiTheme="majorHAnsi"/>
        </w:rPr>
        <w:t>:</w:t>
      </w:r>
      <w:r w:rsidR="00473B5C" w:rsidRPr="002C427B">
        <w:rPr>
          <w:rFonts w:asciiTheme="majorHAnsi" w:hAnsiTheme="majorHAnsi"/>
        </w:rPr>
        <w:t xml:space="preserve"> </w:t>
      </w:r>
      <w:r w:rsidR="003B031C" w:rsidRPr="002C427B">
        <w:rPr>
          <w:rFonts w:asciiTheme="majorHAnsi" w:hAnsiTheme="majorHAnsi"/>
          <w:rPrChange w:id="753" w:author="David Hoff" w:date="2016-04-13T08:36:00Z">
            <w:rPr>
              <w:rStyle w:val="Hyperlink"/>
              <w:rFonts w:asciiTheme="majorHAnsi" w:hAnsiTheme="majorHAnsi"/>
            </w:rPr>
          </w:rPrChange>
        </w:rPr>
        <w:fldChar w:fldCharType="begin"/>
      </w:r>
      <w:r w:rsidR="003B031C" w:rsidRPr="002C427B">
        <w:rPr>
          <w:rFonts w:asciiTheme="majorHAnsi" w:hAnsiTheme="majorHAnsi"/>
          <w:rPrChange w:id="754" w:author="David Hoff" w:date="2016-04-13T08:36:00Z">
            <w:rPr/>
          </w:rPrChange>
        </w:rPr>
        <w:instrText xml:space="preserve"> HYPERLINK "http://programs.governor.ny.gov/sites/default/files/Employment_First_March2015_final.pdf" </w:instrText>
      </w:r>
      <w:r w:rsidR="003B031C" w:rsidRPr="002C427B">
        <w:rPr>
          <w:rFonts w:asciiTheme="majorHAnsi" w:hAnsiTheme="majorHAnsi"/>
          <w:rPrChange w:id="755" w:author="David Hoff" w:date="2016-04-13T08:36:00Z">
            <w:rPr>
              <w:rStyle w:val="Hyperlink"/>
              <w:rFonts w:asciiTheme="majorHAnsi" w:hAnsiTheme="majorHAnsi"/>
            </w:rPr>
          </w:rPrChange>
        </w:rPr>
        <w:fldChar w:fldCharType="separate"/>
      </w:r>
      <w:r w:rsidR="00473B5C" w:rsidRPr="002C427B">
        <w:rPr>
          <w:rStyle w:val="Hyperlink"/>
          <w:rFonts w:asciiTheme="majorHAnsi" w:hAnsiTheme="majorHAnsi"/>
        </w:rPr>
        <w:t>http://programs.governor.ny.gov/sites/default/files/Employment_First_March2015_final.pdf</w:t>
      </w:r>
      <w:r w:rsidR="003B031C" w:rsidRPr="002C427B">
        <w:rPr>
          <w:rStyle w:val="Hyperlink"/>
          <w:rFonts w:asciiTheme="majorHAnsi" w:hAnsiTheme="majorHAnsi"/>
          <w:rPrChange w:id="756" w:author="David Hoff" w:date="2016-04-13T08:36:00Z">
            <w:rPr>
              <w:rStyle w:val="Hyperlink"/>
              <w:rFonts w:asciiTheme="majorHAnsi" w:hAnsiTheme="majorHAnsi"/>
            </w:rPr>
          </w:rPrChange>
        </w:rPr>
        <w:fldChar w:fldCharType="end"/>
      </w:r>
    </w:p>
    <w:p w14:paraId="4B6EB3CF" w14:textId="77777777" w:rsidR="0077191F" w:rsidRPr="002C427B" w:rsidRDefault="0077191F" w:rsidP="0077191F">
      <w:pPr>
        <w:rPr>
          <w:rFonts w:asciiTheme="majorHAnsi" w:hAnsiTheme="majorHAnsi"/>
        </w:rPr>
      </w:pPr>
    </w:p>
    <w:p w14:paraId="70F4F6F8" w14:textId="77777777" w:rsidR="008445A5" w:rsidRPr="002C427B" w:rsidRDefault="001F346B" w:rsidP="0077191F">
      <w:pPr>
        <w:rPr>
          <w:rFonts w:asciiTheme="majorHAnsi" w:hAnsiTheme="majorHAnsi"/>
          <w:b/>
          <w:i/>
        </w:rPr>
      </w:pPr>
      <w:r w:rsidRPr="002C427B">
        <w:rPr>
          <w:rFonts w:asciiTheme="majorHAnsi" w:hAnsiTheme="majorHAnsi"/>
          <w:b/>
        </w:rPr>
        <w:t xml:space="preserve">North Carolina </w:t>
      </w:r>
    </w:p>
    <w:p w14:paraId="00B38215" w14:textId="456CC652" w:rsidR="003C4B67" w:rsidRPr="0006677D" w:rsidRDefault="00314A35" w:rsidP="00086787">
      <w:pPr>
        <w:pStyle w:val="ListParagraph"/>
        <w:numPr>
          <w:ilvl w:val="0"/>
          <w:numId w:val="29"/>
        </w:numPr>
        <w:rPr>
          <w:rFonts w:asciiTheme="majorHAnsi" w:hAnsiTheme="majorHAnsi"/>
        </w:rPr>
      </w:pPr>
      <w:r w:rsidRPr="002C427B">
        <w:rPr>
          <w:rFonts w:asciiTheme="majorHAnsi" w:hAnsiTheme="majorHAnsi"/>
        </w:rPr>
        <w:t xml:space="preserve">NC </w:t>
      </w:r>
      <w:r w:rsidR="002834CA" w:rsidRPr="002C427B">
        <w:rPr>
          <w:rFonts w:asciiTheme="majorHAnsi" w:hAnsiTheme="majorHAnsi"/>
        </w:rPr>
        <w:t>Employment First Website</w:t>
      </w:r>
      <w:r w:rsidRPr="002C427B">
        <w:rPr>
          <w:rFonts w:asciiTheme="majorHAnsi" w:hAnsiTheme="majorHAnsi"/>
        </w:rPr>
        <w:t xml:space="preserve">: </w:t>
      </w:r>
      <w:r w:rsidR="002834CA" w:rsidRPr="002C427B">
        <w:rPr>
          <w:rFonts w:asciiTheme="majorHAnsi" w:hAnsiTheme="majorHAnsi"/>
        </w:rPr>
        <w:t>Information from the North Carolina</w:t>
      </w:r>
      <w:r w:rsidRPr="002C427B">
        <w:rPr>
          <w:rFonts w:asciiTheme="majorHAnsi" w:hAnsiTheme="majorHAnsi"/>
        </w:rPr>
        <w:t xml:space="preserve"> Employment First </w:t>
      </w:r>
      <w:r w:rsidR="002834CA" w:rsidRPr="002C427B">
        <w:rPr>
          <w:rFonts w:asciiTheme="majorHAnsi" w:hAnsiTheme="majorHAnsi"/>
        </w:rPr>
        <w:t>Steering Committee, including position papers</w:t>
      </w:r>
      <w:r w:rsidR="00E118D9" w:rsidRPr="002C427B">
        <w:rPr>
          <w:rFonts w:asciiTheme="majorHAnsi" w:hAnsiTheme="majorHAnsi"/>
        </w:rPr>
        <w:t>:</w:t>
      </w:r>
      <w:r w:rsidR="002834CA" w:rsidRPr="002C427B">
        <w:rPr>
          <w:rFonts w:asciiTheme="majorHAnsi" w:hAnsiTheme="majorHAnsi"/>
        </w:rPr>
        <w:t xml:space="preserve"> </w:t>
      </w:r>
      <w:ins w:id="757" w:author="David Hoff" w:date="2016-04-12T11:07:00Z">
        <w:r w:rsidR="00C63718" w:rsidRPr="0006677D">
          <w:rPr>
            <w:rFonts w:asciiTheme="majorHAnsi" w:hAnsiTheme="majorHAnsi"/>
          </w:rPr>
          <w:fldChar w:fldCharType="begin"/>
        </w:r>
        <w:r w:rsidR="00C63718" w:rsidRPr="002C427B">
          <w:rPr>
            <w:rFonts w:asciiTheme="majorHAnsi" w:hAnsiTheme="majorHAnsi"/>
          </w:rPr>
          <w:instrText xml:space="preserve"> HYPERLINK "</w:instrText>
        </w:r>
      </w:ins>
      <w:r w:rsidR="00C63718" w:rsidRPr="002C427B">
        <w:rPr>
          <w:rFonts w:asciiTheme="majorHAnsi" w:hAnsiTheme="majorHAnsi"/>
        </w:rPr>
        <w:instrText>https://sites.google.com/site/employmentfirstnc</w:instrText>
      </w:r>
      <w:ins w:id="758" w:author="David Hoff" w:date="2016-04-12T11:07:00Z">
        <w:r w:rsidR="00C63718" w:rsidRPr="002C427B">
          <w:rPr>
            <w:rFonts w:asciiTheme="majorHAnsi" w:hAnsiTheme="majorHAnsi"/>
          </w:rPr>
          <w:instrText xml:space="preserve">" </w:instrText>
        </w:r>
        <w:r w:rsidR="00C63718" w:rsidRPr="0006677D">
          <w:rPr>
            <w:rFonts w:asciiTheme="majorHAnsi" w:hAnsiTheme="majorHAnsi"/>
            <w:rPrChange w:id="759" w:author="David Hoff" w:date="2016-04-13T08:36:00Z">
              <w:rPr>
                <w:rFonts w:asciiTheme="majorHAnsi" w:hAnsiTheme="majorHAnsi"/>
              </w:rPr>
            </w:rPrChange>
          </w:rPr>
          <w:fldChar w:fldCharType="separate"/>
        </w:r>
      </w:ins>
      <w:r w:rsidR="00C63718" w:rsidRPr="0006677D">
        <w:rPr>
          <w:rStyle w:val="Hyperlink"/>
          <w:rFonts w:asciiTheme="majorHAnsi" w:hAnsiTheme="majorHAnsi"/>
        </w:rPr>
        <w:t>https://sites.google.com/site/employmentfirstnc</w:t>
      </w:r>
      <w:ins w:id="760" w:author="David Hoff" w:date="2016-04-12T11:07:00Z">
        <w:r w:rsidR="00C63718" w:rsidRPr="0006677D">
          <w:rPr>
            <w:rFonts w:asciiTheme="majorHAnsi" w:hAnsiTheme="majorHAnsi"/>
          </w:rPr>
          <w:fldChar w:fldCharType="end"/>
        </w:r>
        <w:r w:rsidR="00C63718" w:rsidRPr="002C427B">
          <w:rPr>
            <w:rFonts w:asciiTheme="majorHAnsi" w:hAnsiTheme="majorHAnsi"/>
          </w:rPr>
          <w:t xml:space="preserve"> </w:t>
        </w:r>
      </w:ins>
      <w:del w:id="761" w:author="David Hoff" w:date="2016-04-12T11:07:00Z">
        <w:r w:rsidR="003C4B67" w:rsidRPr="0006677D" w:rsidDel="00C63718">
          <w:rPr>
            <w:rFonts w:asciiTheme="majorHAnsi" w:hAnsiTheme="majorHAnsi"/>
          </w:rPr>
          <w:delText xml:space="preserve">/ </w:delText>
        </w:r>
      </w:del>
    </w:p>
    <w:p w14:paraId="01920805" w14:textId="41F5F9E1" w:rsidR="002414E1" w:rsidRPr="0006677D" w:rsidRDefault="00AA4657" w:rsidP="00086787">
      <w:pPr>
        <w:pStyle w:val="ListParagraph"/>
        <w:numPr>
          <w:ilvl w:val="0"/>
          <w:numId w:val="29"/>
        </w:numPr>
        <w:rPr>
          <w:rFonts w:asciiTheme="majorHAnsi" w:hAnsiTheme="majorHAnsi"/>
          <w:i/>
        </w:rPr>
      </w:pPr>
      <w:r w:rsidRPr="0006677D">
        <w:rPr>
          <w:rFonts w:asciiTheme="majorHAnsi" w:hAnsiTheme="majorHAnsi"/>
        </w:rPr>
        <w:t xml:space="preserve">NC </w:t>
      </w:r>
      <w:r w:rsidR="001F346B" w:rsidRPr="0006677D">
        <w:rPr>
          <w:rFonts w:asciiTheme="majorHAnsi" w:hAnsiTheme="majorHAnsi"/>
        </w:rPr>
        <w:t xml:space="preserve">APSE: </w:t>
      </w:r>
      <w:r w:rsidR="00A773B6" w:rsidRPr="0006677D">
        <w:rPr>
          <w:rFonts w:asciiTheme="majorHAnsi" w:hAnsiTheme="majorHAnsi"/>
        </w:rPr>
        <w:t>Employment First r</w:t>
      </w:r>
      <w:r w:rsidR="003C4B67" w:rsidRPr="0006677D">
        <w:rPr>
          <w:rFonts w:asciiTheme="majorHAnsi" w:hAnsiTheme="majorHAnsi"/>
        </w:rPr>
        <w:t xml:space="preserve">esources and papers from </w:t>
      </w:r>
      <w:r w:rsidR="001F346B" w:rsidRPr="0006677D">
        <w:rPr>
          <w:rFonts w:asciiTheme="majorHAnsi" w:hAnsiTheme="majorHAnsi"/>
        </w:rPr>
        <w:t>North Carolina APSE</w:t>
      </w:r>
      <w:r w:rsidR="00A773B6" w:rsidRPr="0006677D">
        <w:rPr>
          <w:rFonts w:asciiTheme="majorHAnsi" w:hAnsiTheme="majorHAnsi"/>
        </w:rPr>
        <w:t xml:space="preserve">: </w:t>
      </w:r>
      <w:ins w:id="762" w:author="David Hoff" w:date="2016-04-12T11:07:00Z">
        <w:r w:rsidR="00C63718" w:rsidRPr="0006677D">
          <w:rPr>
            <w:rFonts w:asciiTheme="majorHAnsi" w:hAnsiTheme="majorHAnsi"/>
          </w:rPr>
          <w:fldChar w:fldCharType="begin"/>
        </w:r>
        <w:r w:rsidR="00C63718" w:rsidRPr="002C427B">
          <w:rPr>
            <w:rFonts w:asciiTheme="majorHAnsi" w:hAnsiTheme="majorHAnsi"/>
          </w:rPr>
          <w:instrText xml:space="preserve"> HYPERLINK "</w:instrText>
        </w:r>
      </w:ins>
      <w:r w:rsidR="00C63718" w:rsidRPr="002C427B">
        <w:rPr>
          <w:rFonts w:asciiTheme="majorHAnsi" w:hAnsiTheme="majorHAnsi"/>
        </w:rPr>
        <w:instrText>https://www.ncapse.org/employment-first-north-carolina</w:instrText>
      </w:r>
      <w:ins w:id="763" w:author="David Hoff" w:date="2016-04-12T11:07:00Z">
        <w:r w:rsidR="00C63718" w:rsidRPr="002C427B">
          <w:rPr>
            <w:rFonts w:asciiTheme="majorHAnsi" w:hAnsiTheme="majorHAnsi"/>
          </w:rPr>
          <w:instrText xml:space="preserve">" </w:instrText>
        </w:r>
        <w:r w:rsidR="00C63718" w:rsidRPr="0006677D">
          <w:rPr>
            <w:rFonts w:asciiTheme="majorHAnsi" w:hAnsiTheme="majorHAnsi"/>
            <w:rPrChange w:id="764" w:author="David Hoff" w:date="2016-04-13T08:36:00Z">
              <w:rPr>
                <w:rFonts w:asciiTheme="majorHAnsi" w:hAnsiTheme="majorHAnsi"/>
              </w:rPr>
            </w:rPrChange>
          </w:rPr>
          <w:fldChar w:fldCharType="separate"/>
        </w:r>
      </w:ins>
      <w:r w:rsidR="00C63718" w:rsidRPr="0006677D">
        <w:rPr>
          <w:rStyle w:val="Hyperlink"/>
          <w:rFonts w:asciiTheme="majorHAnsi" w:hAnsiTheme="majorHAnsi"/>
        </w:rPr>
        <w:t>https://www.ncapse.org/employment-first-north-carolina</w:t>
      </w:r>
      <w:ins w:id="765" w:author="David Hoff" w:date="2016-04-12T11:07:00Z">
        <w:r w:rsidR="00C63718" w:rsidRPr="0006677D">
          <w:rPr>
            <w:rFonts w:asciiTheme="majorHAnsi" w:hAnsiTheme="majorHAnsi"/>
          </w:rPr>
          <w:fldChar w:fldCharType="end"/>
        </w:r>
        <w:r w:rsidR="00C63718" w:rsidRPr="002C427B">
          <w:rPr>
            <w:rFonts w:asciiTheme="majorHAnsi" w:hAnsiTheme="majorHAnsi"/>
          </w:rPr>
          <w:t xml:space="preserve"> </w:t>
        </w:r>
      </w:ins>
      <w:del w:id="766" w:author="David Hoff" w:date="2016-04-12T11:07:00Z">
        <w:r w:rsidR="00A773B6" w:rsidRPr="0006677D" w:rsidDel="00C63718">
          <w:rPr>
            <w:rFonts w:asciiTheme="majorHAnsi" w:hAnsiTheme="majorHAnsi"/>
          </w:rPr>
          <w:delText>/</w:delText>
        </w:r>
      </w:del>
    </w:p>
    <w:p w14:paraId="5A4A579F" w14:textId="77777777" w:rsidR="00BE27AA" w:rsidRPr="002C427B" w:rsidRDefault="00BE27AA" w:rsidP="0077191F">
      <w:pPr>
        <w:rPr>
          <w:rFonts w:asciiTheme="majorHAnsi" w:hAnsiTheme="majorHAnsi"/>
          <w:b/>
        </w:rPr>
      </w:pPr>
    </w:p>
    <w:p w14:paraId="71104FC0" w14:textId="77777777" w:rsidR="00624D89" w:rsidRPr="002C427B" w:rsidRDefault="00BE27AA" w:rsidP="0077191F">
      <w:pPr>
        <w:rPr>
          <w:rFonts w:asciiTheme="majorHAnsi" w:hAnsiTheme="majorHAnsi"/>
          <w:b/>
        </w:rPr>
      </w:pPr>
      <w:r w:rsidRPr="002C427B">
        <w:rPr>
          <w:rFonts w:asciiTheme="majorHAnsi" w:hAnsiTheme="majorHAnsi"/>
          <w:b/>
        </w:rPr>
        <w:t>North Dakota</w:t>
      </w:r>
    </w:p>
    <w:p w14:paraId="19D07A4E" w14:textId="2BEA193B" w:rsidR="00624D89" w:rsidRPr="002C427B" w:rsidRDefault="00624D89" w:rsidP="00086787">
      <w:pPr>
        <w:pStyle w:val="ListParagraph"/>
        <w:numPr>
          <w:ilvl w:val="0"/>
          <w:numId w:val="30"/>
        </w:numPr>
        <w:rPr>
          <w:rFonts w:asciiTheme="majorHAnsi" w:hAnsiTheme="majorHAnsi"/>
        </w:rPr>
      </w:pPr>
      <w:r w:rsidRPr="002C427B">
        <w:rPr>
          <w:rFonts w:asciiTheme="majorHAnsi" w:hAnsiTheme="majorHAnsi"/>
        </w:rPr>
        <w:t xml:space="preserve">ND Legislation (passed): Legislation </w:t>
      </w:r>
      <w:del w:id="767" w:author="David Hoff" w:date="2016-04-13T08:34:00Z">
        <w:r w:rsidRPr="002C427B" w:rsidDel="002C427B">
          <w:rPr>
            <w:rFonts w:asciiTheme="majorHAnsi" w:hAnsiTheme="majorHAnsi"/>
          </w:rPr>
          <w:delText>signed into law in</w:delText>
        </w:r>
      </w:del>
      <w:ins w:id="768" w:author="David Hoff" w:date="2016-04-13T08:34:00Z">
        <w:r w:rsidR="002C427B" w:rsidRPr="002C427B">
          <w:rPr>
            <w:rFonts w:asciiTheme="majorHAnsi" w:hAnsiTheme="majorHAnsi"/>
          </w:rPr>
          <w:t>enacted in</w:t>
        </w:r>
      </w:ins>
      <w:r w:rsidRPr="002C427B">
        <w:rPr>
          <w:rFonts w:asciiTheme="majorHAnsi" w:hAnsiTheme="majorHAnsi"/>
        </w:rPr>
        <w:t xml:space="preserve"> April 2013, establishing a </w:t>
      </w:r>
      <w:r w:rsidR="00E118D9" w:rsidRPr="002C427B">
        <w:rPr>
          <w:rFonts w:asciiTheme="majorHAnsi" w:hAnsiTheme="majorHAnsi"/>
        </w:rPr>
        <w:t>c</w:t>
      </w:r>
      <w:r w:rsidRPr="002C427B">
        <w:rPr>
          <w:rFonts w:asciiTheme="majorHAnsi" w:hAnsiTheme="majorHAnsi"/>
        </w:rPr>
        <w:t>ommittee for furthering the goal of employment as the first option for people with disabilities</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r w:rsidR="003B031C" w:rsidRPr="002C427B">
        <w:rPr>
          <w:rFonts w:asciiTheme="majorHAnsi" w:hAnsiTheme="majorHAnsi"/>
          <w:rPrChange w:id="769" w:author="David Hoff" w:date="2016-04-13T08:36:00Z">
            <w:rPr>
              <w:rStyle w:val="Hyperlink"/>
              <w:rFonts w:asciiTheme="majorHAnsi" w:hAnsiTheme="majorHAnsi"/>
            </w:rPr>
          </w:rPrChange>
        </w:rPr>
        <w:fldChar w:fldCharType="begin"/>
      </w:r>
      <w:r w:rsidR="003B031C" w:rsidRPr="002C427B">
        <w:rPr>
          <w:rFonts w:asciiTheme="majorHAnsi" w:hAnsiTheme="majorHAnsi"/>
          <w:rPrChange w:id="770" w:author="David Hoff" w:date="2016-04-13T08:36:00Z">
            <w:rPr/>
          </w:rPrChange>
        </w:rPr>
        <w:instrText xml:space="preserve"> HYPERLINK "http://www.legis.nd.gov/assembly/63-2013/documents/13-0182-04000.pdf?20130404122652" </w:instrText>
      </w:r>
      <w:r w:rsidR="003B031C" w:rsidRPr="002C427B">
        <w:rPr>
          <w:rFonts w:asciiTheme="majorHAnsi" w:hAnsiTheme="majorHAnsi"/>
          <w:rPrChange w:id="771"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www.legis.nd.gov/assembly/63-2013/documents/13-0182-04000.pdf?20130404122652</w:t>
      </w:r>
      <w:r w:rsidR="003B031C" w:rsidRPr="002C427B">
        <w:rPr>
          <w:rStyle w:val="Hyperlink"/>
          <w:rFonts w:asciiTheme="majorHAnsi" w:hAnsiTheme="majorHAnsi"/>
          <w:rPrChange w:id="772"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DF0B80F" w14:textId="77777777" w:rsidR="00DE729F" w:rsidRPr="002C427B" w:rsidRDefault="00DE729F" w:rsidP="00086787">
      <w:pPr>
        <w:pStyle w:val="ListParagraph"/>
        <w:numPr>
          <w:ilvl w:val="0"/>
          <w:numId w:val="30"/>
        </w:numPr>
        <w:rPr>
          <w:rFonts w:asciiTheme="majorHAnsi" w:hAnsiTheme="majorHAnsi"/>
        </w:rPr>
      </w:pPr>
      <w:r w:rsidRPr="002C427B">
        <w:rPr>
          <w:rFonts w:asciiTheme="majorHAnsi" w:hAnsiTheme="majorHAnsi"/>
        </w:rPr>
        <w:t>ND Committee Information: Information on Committee on Employment of People with Disabilities, including meeting minutes</w:t>
      </w:r>
      <w:r w:rsidR="00E118D9"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773" w:author="David Hoff" w:date="2016-04-13T08:36:00Z">
            <w:rPr>
              <w:rStyle w:val="Hyperlink"/>
              <w:rFonts w:asciiTheme="majorHAnsi" w:hAnsiTheme="majorHAnsi"/>
            </w:rPr>
          </w:rPrChange>
        </w:rPr>
        <w:fldChar w:fldCharType="begin"/>
      </w:r>
      <w:r w:rsidR="003B031C" w:rsidRPr="002C427B">
        <w:rPr>
          <w:rFonts w:asciiTheme="majorHAnsi" w:hAnsiTheme="majorHAnsi"/>
          <w:rPrChange w:id="774" w:author="David Hoff" w:date="2016-04-13T08:36:00Z">
            <w:rPr/>
          </w:rPrChange>
        </w:rPr>
        <w:instrText xml:space="preserve"> HYPERLINK "http://www.nd.gov/dhs/dvr/councils-partners/ndemployment.html" </w:instrText>
      </w:r>
      <w:r w:rsidR="003B031C" w:rsidRPr="002C427B">
        <w:rPr>
          <w:rFonts w:asciiTheme="majorHAnsi" w:hAnsiTheme="majorHAnsi"/>
          <w:rPrChange w:id="775"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www.nd.gov/dhs/dvr/councils-partners/ndemployment.html</w:t>
      </w:r>
      <w:r w:rsidR="003B031C" w:rsidRPr="002C427B">
        <w:rPr>
          <w:rStyle w:val="Hyperlink"/>
          <w:rFonts w:asciiTheme="majorHAnsi" w:hAnsiTheme="majorHAnsi"/>
          <w:rPrChange w:id="776"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46D1FA5B" w14:textId="77777777" w:rsidR="0077191F" w:rsidRPr="002C427B" w:rsidRDefault="0077191F" w:rsidP="0077191F">
      <w:pPr>
        <w:rPr>
          <w:rFonts w:asciiTheme="majorHAnsi" w:hAnsiTheme="majorHAnsi"/>
        </w:rPr>
      </w:pPr>
    </w:p>
    <w:p w14:paraId="007E45E9" w14:textId="77777777" w:rsidR="0077191F" w:rsidRPr="002C427B" w:rsidRDefault="0077191F" w:rsidP="0077191F">
      <w:pPr>
        <w:rPr>
          <w:rFonts w:asciiTheme="majorHAnsi" w:hAnsiTheme="majorHAnsi"/>
          <w:b/>
        </w:rPr>
      </w:pPr>
      <w:r w:rsidRPr="002C427B">
        <w:rPr>
          <w:rFonts w:asciiTheme="majorHAnsi" w:hAnsiTheme="majorHAnsi"/>
          <w:b/>
        </w:rPr>
        <w:t>Ohio</w:t>
      </w:r>
    </w:p>
    <w:p w14:paraId="074CAEC0" w14:textId="6FF65FDC" w:rsidR="00D76CAD" w:rsidRPr="0006677D" w:rsidRDefault="00D76CAD" w:rsidP="00086787">
      <w:pPr>
        <w:pStyle w:val="ListParagraph"/>
        <w:numPr>
          <w:ilvl w:val="0"/>
          <w:numId w:val="31"/>
        </w:numPr>
        <w:rPr>
          <w:rFonts w:asciiTheme="majorHAnsi" w:hAnsiTheme="majorHAnsi"/>
        </w:rPr>
      </w:pPr>
      <w:r w:rsidRPr="002C427B">
        <w:rPr>
          <w:rFonts w:asciiTheme="majorHAnsi" w:hAnsiTheme="majorHAnsi"/>
        </w:rPr>
        <w:t xml:space="preserve">OH Employment First Legislation: </w:t>
      </w:r>
      <w:del w:id="777" w:author="David Hoff" w:date="2016-04-13T08:34:00Z">
        <w:r w:rsidRPr="002C427B" w:rsidDel="002C427B">
          <w:rPr>
            <w:rFonts w:asciiTheme="majorHAnsi" w:hAnsiTheme="majorHAnsi"/>
          </w:rPr>
          <w:delText>Passed in July 2013</w:delText>
        </w:r>
        <w:r w:rsidR="006C021C" w:rsidRPr="002C427B" w:rsidDel="002C427B">
          <w:rPr>
            <w:rFonts w:asciiTheme="majorHAnsi" w:hAnsiTheme="majorHAnsi"/>
          </w:rPr>
          <w:delText>.</w:delText>
        </w:r>
        <w:r w:rsidRPr="002C427B" w:rsidDel="002C427B">
          <w:rPr>
            <w:rFonts w:asciiTheme="majorHAnsi" w:hAnsiTheme="majorHAnsi"/>
          </w:rPr>
          <w:delText xml:space="preserve"> </w:delText>
        </w:r>
      </w:del>
      <w:r w:rsidRPr="002C427B">
        <w:rPr>
          <w:rFonts w:asciiTheme="majorHAnsi" w:hAnsiTheme="majorHAnsi"/>
        </w:rPr>
        <w:t>Sec. 5123.022 of FY 2014 Budget Bill (H.B. 59) that includes language making Ohio’s Employment First policy for individuals with developmental disabilities state law</w:t>
      </w:r>
      <w:ins w:id="778" w:author="David Hoff" w:date="2016-04-13T08:34:00Z">
        <w:r w:rsidR="002C427B" w:rsidRPr="002C427B">
          <w:rPr>
            <w:rFonts w:asciiTheme="majorHAnsi" w:hAnsiTheme="majorHAnsi"/>
          </w:rPr>
          <w:t>; enacted in July 2013</w:t>
        </w:r>
      </w:ins>
      <w:r w:rsidR="006C021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779" w:author="David Hoff" w:date="2016-04-13T08:36:00Z">
            <w:rPr>
              <w:rStyle w:val="Hyperlink"/>
              <w:rFonts w:asciiTheme="majorHAnsi" w:hAnsiTheme="majorHAnsi"/>
            </w:rPr>
          </w:rPrChange>
        </w:rPr>
        <w:fldChar w:fldCharType="begin"/>
      </w:r>
      <w:r w:rsidR="003B031C" w:rsidRPr="002C427B">
        <w:rPr>
          <w:rFonts w:asciiTheme="majorHAnsi" w:hAnsiTheme="majorHAnsi"/>
          <w:rPrChange w:id="780" w:author="David Hoff" w:date="2016-04-13T08:36:00Z">
            <w:rPr/>
          </w:rPrChange>
        </w:rPr>
        <w:instrText xml:space="preserve"> HYPERLINK "http://archives.legislature.state.oh.us/BillText130/130_HB_59_EN_N.html" </w:instrText>
      </w:r>
      <w:r w:rsidR="003B031C" w:rsidRPr="002C427B">
        <w:rPr>
          <w:rFonts w:asciiTheme="majorHAnsi" w:hAnsiTheme="majorHAnsi"/>
          <w:rPrChange w:id="781" w:author="David Hoff" w:date="2016-04-13T08:36:00Z">
            <w:rPr>
              <w:rStyle w:val="Hyperlink"/>
              <w:rFonts w:asciiTheme="majorHAnsi" w:hAnsiTheme="majorHAnsi"/>
            </w:rPr>
          </w:rPrChange>
        </w:rPr>
        <w:fldChar w:fldCharType="separate"/>
      </w:r>
      <w:r w:rsidR="00C5287D" w:rsidRPr="002C427B">
        <w:rPr>
          <w:rStyle w:val="Hyperlink"/>
          <w:rFonts w:asciiTheme="majorHAnsi" w:hAnsiTheme="majorHAnsi"/>
        </w:rPr>
        <w:t>http://archives.legislature.state.oh.us/BillText130/130_HB_59_EN_N.html</w:t>
      </w:r>
      <w:r w:rsidR="003B031C" w:rsidRPr="002C427B">
        <w:rPr>
          <w:rStyle w:val="Hyperlink"/>
          <w:rFonts w:asciiTheme="majorHAnsi" w:hAnsiTheme="majorHAnsi"/>
          <w:rPrChange w:id="782" w:author="David Hoff" w:date="2016-04-13T08:36:00Z">
            <w:rPr>
              <w:rStyle w:val="Hyperlink"/>
              <w:rFonts w:asciiTheme="majorHAnsi" w:hAnsiTheme="majorHAnsi"/>
            </w:rPr>
          </w:rPrChange>
        </w:rPr>
        <w:fldChar w:fldCharType="end"/>
      </w:r>
      <w:r w:rsidR="00C5287D" w:rsidRPr="002C427B">
        <w:rPr>
          <w:rFonts w:asciiTheme="majorHAnsi" w:hAnsiTheme="majorHAnsi"/>
        </w:rPr>
        <w:t>; see p. 140 of bill analysis fo</w:t>
      </w:r>
      <w:r w:rsidR="00C5287D" w:rsidRPr="0006677D">
        <w:rPr>
          <w:rFonts w:asciiTheme="majorHAnsi" w:hAnsiTheme="majorHAnsi"/>
        </w:rPr>
        <w:t>r summary of Employment First provisions</w:t>
      </w:r>
      <w:r w:rsidR="006C021C" w:rsidRPr="0006677D">
        <w:rPr>
          <w:rFonts w:asciiTheme="majorHAnsi" w:hAnsiTheme="majorHAnsi"/>
        </w:rPr>
        <w:t>:</w:t>
      </w:r>
      <w:r w:rsidR="00C5287D" w:rsidRPr="0006677D">
        <w:rPr>
          <w:rFonts w:asciiTheme="majorHAnsi" w:hAnsiTheme="majorHAnsi"/>
        </w:rPr>
        <w:t xml:space="preserve"> </w:t>
      </w:r>
      <w:ins w:id="783" w:author="David Hoff" w:date="2016-04-13T08:35:00Z">
        <w:r w:rsidR="002C427B" w:rsidRPr="0006677D">
          <w:rPr>
            <w:rFonts w:asciiTheme="majorHAnsi" w:hAnsiTheme="majorHAnsi"/>
          </w:rPr>
          <w:fldChar w:fldCharType="begin"/>
        </w:r>
        <w:r w:rsidR="002C427B" w:rsidRPr="002C427B">
          <w:rPr>
            <w:rFonts w:asciiTheme="majorHAnsi" w:hAnsiTheme="majorHAnsi"/>
          </w:rPr>
          <w:instrText xml:space="preserve"> HYPERLINK "http://</w:instrText>
        </w:r>
      </w:ins>
      <w:r w:rsidR="002C427B" w:rsidRPr="002C427B">
        <w:rPr>
          <w:rPrChange w:id="784" w:author="David Hoff" w:date="2016-04-13T08:36:00Z">
            <w:rPr>
              <w:rStyle w:val="Hyperlink"/>
              <w:rFonts w:asciiTheme="majorHAnsi" w:hAnsiTheme="majorHAnsi"/>
            </w:rPr>
          </w:rPrChange>
        </w:rPr>
        <w:instrText>www.lsc.ohio.gov/analyses130/13-hb59-130.pdf</w:instrText>
      </w:r>
      <w:ins w:id="785" w:author="David Hoff" w:date="2016-04-13T08:35:00Z">
        <w:r w:rsidR="002C427B" w:rsidRPr="002C427B">
          <w:rPr>
            <w:rFonts w:asciiTheme="majorHAnsi" w:hAnsiTheme="majorHAnsi"/>
          </w:rPr>
          <w:instrText xml:space="preserve">" </w:instrText>
        </w:r>
        <w:r w:rsidR="002C427B" w:rsidRPr="0006677D">
          <w:rPr>
            <w:rFonts w:asciiTheme="majorHAnsi" w:hAnsiTheme="majorHAnsi"/>
            <w:rPrChange w:id="786" w:author="David Hoff" w:date="2016-04-13T08:36:00Z">
              <w:rPr>
                <w:rFonts w:asciiTheme="majorHAnsi" w:hAnsiTheme="majorHAnsi"/>
              </w:rPr>
            </w:rPrChange>
          </w:rPr>
          <w:fldChar w:fldCharType="separate"/>
        </w:r>
      </w:ins>
      <w:del w:id="787" w:author="David Hoff" w:date="2016-04-13T08:35:00Z">
        <w:r w:rsidR="002C427B" w:rsidRPr="0006677D" w:rsidDel="002C427B">
          <w:rPr>
            <w:rStyle w:val="Hyperlink"/>
            <w:rFonts w:asciiTheme="majorHAnsi" w:hAnsiTheme="majorHAnsi"/>
          </w:rPr>
          <w:delText>http://</w:delText>
        </w:r>
      </w:del>
      <w:r w:rsidR="002C427B" w:rsidRPr="0006677D">
        <w:rPr>
          <w:rStyle w:val="Hyperlink"/>
          <w:rFonts w:asciiTheme="majorHAnsi" w:hAnsiTheme="majorHAnsi"/>
        </w:rPr>
        <w:t>www.lsc.ohio.gov/analyses130/13-hb59-130.pdf</w:t>
      </w:r>
      <w:ins w:id="788" w:author="David Hoff" w:date="2016-04-13T08:35:00Z">
        <w:r w:rsidR="002C427B" w:rsidRPr="0006677D">
          <w:rPr>
            <w:rFonts w:asciiTheme="majorHAnsi" w:hAnsiTheme="majorHAnsi"/>
          </w:rPr>
          <w:fldChar w:fldCharType="end"/>
        </w:r>
      </w:ins>
      <w:r w:rsidR="00C5287D" w:rsidRPr="002C427B">
        <w:rPr>
          <w:rFonts w:asciiTheme="majorHAnsi" w:hAnsiTheme="majorHAnsi"/>
        </w:rPr>
        <w:t xml:space="preserve"> </w:t>
      </w:r>
    </w:p>
    <w:p w14:paraId="23D8AA95" w14:textId="72B71034" w:rsidR="00CF50BF" w:rsidRPr="0006677D" w:rsidRDefault="00AB72C9" w:rsidP="00086787">
      <w:pPr>
        <w:pStyle w:val="ListParagraph"/>
        <w:numPr>
          <w:ilvl w:val="0"/>
          <w:numId w:val="31"/>
        </w:numPr>
        <w:rPr>
          <w:rFonts w:asciiTheme="majorHAnsi" w:hAnsiTheme="majorHAnsi"/>
          <w:lang w:eastAsia="ja-JP"/>
        </w:rPr>
      </w:pPr>
      <w:r w:rsidRPr="0006677D">
        <w:rPr>
          <w:rFonts w:asciiTheme="majorHAnsi" w:hAnsiTheme="majorHAnsi"/>
        </w:rPr>
        <w:t>OH</w:t>
      </w:r>
      <w:r w:rsidR="00CF50BF" w:rsidRPr="0006677D">
        <w:rPr>
          <w:rFonts w:asciiTheme="majorHAnsi" w:hAnsiTheme="majorHAnsi"/>
        </w:rPr>
        <w:t xml:space="preserve"> Employment First Executive Order: March 2012</w:t>
      </w:r>
      <w:ins w:id="789" w:author="David Hoff" w:date="2016-04-13T08:36:00Z">
        <w:r w:rsidR="002C427B" w:rsidRPr="0006677D">
          <w:rPr>
            <w:rFonts w:asciiTheme="majorHAnsi" w:hAnsiTheme="majorHAnsi"/>
          </w:rPr>
          <w:t xml:space="preserve"> </w:t>
        </w:r>
      </w:ins>
      <w:del w:id="790" w:author="David Hoff" w:date="2016-04-13T08:36:00Z">
        <w:r w:rsidR="006C021C" w:rsidRPr="0006677D" w:rsidDel="002C427B">
          <w:rPr>
            <w:rFonts w:asciiTheme="majorHAnsi" w:hAnsiTheme="majorHAnsi"/>
          </w:rPr>
          <w:delText>:</w:delText>
        </w:r>
        <w:r w:rsidR="00C739C6" w:rsidRPr="002C427B" w:rsidDel="002C427B">
          <w:rPr>
            <w:rFonts w:asciiTheme="majorHAnsi" w:hAnsiTheme="majorHAnsi"/>
            <w:rPrChange w:id="791" w:author="David Hoff" w:date="2016-04-13T08:36:00Z">
              <w:rPr>
                <w:rFonts w:asciiTheme="majorHAnsi" w:hAnsiTheme="majorHAnsi"/>
                <w:i/>
              </w:rPr>
            </w:rPrChange>
          </w:rPr>
          <w:delText xml:space="preserve"> </w:delText>
        </w:r>
      </w:del>
      <w:r w:rsidR="00C739C6" w:rsidRPr="002C427B">
        <w:rPr>
          <w:rFonts w:asciiTheme="majorHAnsi" w:hAnsiTheme="majorHAnsi"/>
          <w:rPrChange w:id="792" w:author="David Hoff" w:date="2016-04-13T08:36:00Z">
            <w:rPr>
              <w:rFonts w:asciiTheme="majorHAnsi" w:hAnsiTheme="majorHAnsi"/>
              <w:i/>
            </w:rPr>
          </w:rPrChange>
        </w:rPr>
        <w:t>Governor’s Executive Order</w:t>
      </w:r>
      <w:ins w:id="793" w:author="David Hoff" w:date="2016-04-13T08:36:00Z">
        <w:r w:rsidR="002C427B" w:rsidRPr="002C427B">
          <w:rPr>
            <w:rFonts w:asciiTheme="majorHAnsi" w:hAnsiTheme="majorHAnsi"/>
          </w:rPr>
          <w:t xml:space="preserve"> (2012-05K)</w:t>
        </w:r>
      </w:ins>
      <w:r w:rsidR="00C739C6" w:rsidRPr="002C427B">
        <w:rPr>
          <w:rFonts w:asciiTheme="majorHAnsi" w:hAnsiTheme="majorHAnsi"/>
          <w:rPrChange w:id="794" w:author="David Hoff" w:date="2016-04-13T08:36:00Z">
            <w:rPr>
              <w:rFonts w:asciiTheme="majorHAnsi" w:hAnsiTheme="majorHAnsi"/>
              <w:i/>
            </w:rPr>
          </w:rPrChange>
        </w:rPr>
        <w:t xml:space="preserve"> </w:t>
      </w:r>
      <w:r w:rsidR="00C739C6" w:rsidRPr="002C427B">
        <w:rPr>
          <w:rFonts w:asciiTheme="majorHAnsi" w:hAnsiTheme="majorHAnsi"/>
          <w:lang w:eastAsia="ja-JP"/>
          <w:rPrChange w:id="795" w:author="David Hoff" w:date="2016-04-13T08:36:00Z">
            <w:rPr>
              <w:rFonts w:asciiTheme="majorHAnsi" w:hAnsiTheme="majorHAnsi"/>
              <w:i/>
              <w:lang w:eastAsia="ja-JP"/>
            </w:rPr>
          </w:rPrChange>
        </w:rPr>
        <w:t>establishing an Employment First Policy and Taskforce to Expand Community Employment Opportunities for Working-Age Ohioans with Developmental Disabilities</w:t>
      </w:r>
      <w:r w:rsidR="006C021C" w:rsidRPr="002C427B">
        <w:rPr>
          <w:rFonts w:asciiTheme="majorHAnsi" w:hAnsiTheme="majorHAnsi"/>
          <w:i/>
          <w:lang w:eastAsia="ja-JP"/>
        </w:rPr>
        <w:t>:</w:t>
      </w:r>
      <w:r w:rsidR="00C739C6" w:rsidRPr="0006677D">
        <w:rPr>
          <w:rFonts w:asciiTheme="majorHAnsi" w:hAnsiTheme="majorHAnsi"/>
          <w:i/>
          <w:lang w:eastAsia="ja-JP"/>
        </w:rPr>
        <w:br/>
      </w:r>
      <w:ins w:id="796" w:author="David Hoff" w:date="2016-04-13T08:36:00Z">
        <w:r w:rsidR="002C427B" w:rsidRPr="002C427B">
          <w:rPr>
            <w:rFonts w:asciiTheme="majorHAnsi" w:hAnsiTheme="majorHAnsi"/>
            <w:rPrChange w:id="797" w:author="David Hoff" w:date="2016-04-13T08:36:00Z">
              <w:rPr/>
            </w:rPrChange>
          </w:rPr>
          <w:t>http://www.governor.ohio.gov/Portals/0/executiveOrders/Executive%20Order%202012-05K.pdf</w:t>
        </w:r>
      </w:ins>
      <w:del w:id="798" w:author="David Hoff" w:date="2016-04-13T08:36:00Z">
        <w:r w:rsidR="003B031C" w:rsidRPr="002C427B" w:rsidDel="002C427B">
          <w:rPr>
            <w:rFonts w:asciiTheme="majorHAnsi" w:hAnsiTheme="majorHAnsi"/>
            <w:rPrChange w:id="799" w:author="David Hoff" w:date="2016-04-13T08:36:00Z">
              <w:rPr>
                <w:rStyle w:val="Hyperlink"/>
                <w:rFonts w:asciiTheme="majorHAnsi" w:hAnsiTheme="majorHAnsi"/>
                <w:lang w:eastAsia="ja-JP"/>
              </w:rPr>
            </w:rPrChange>
          </w:rPr>
          <w:fldChar w:fldCharType="begin"/>
        </w:r>
        <w:r w:rsidR="003B031C" w:rsidRPr="002C427B" w:rsidDel="002C427B">
          <w:rPr>
            <w:rFonts w:asciiTheme="majorHAnsi" w:hAnsiTheme="majorHAnsi"/>
            <w:rPrChange w:id="800" w:author="David Hoff" w:date="2016-04-13T08:36:00Z">
              <w:rPr/>
            </w:rPrChange>
          </w:rPr>
          <w:delInstrText xml:space="preserve"> HYPERLINK "http://www.olrs.ohio.gov/sites/olrs.ohio.gov/files/u5/gov-employ-exec-order-2012-05k.pdf" </w:delInstrText>
        </w:r>
        <w:r w:rsidR="003B031C" w:rsidRPr="002C427B" w:rsidDel="002C427B">
          <w:rPr>
            <w:rFonts w:asciiTheme="majorHAnsi" w:hAnsiTheme="majorHAnsi"/>
            <w:rPrChange w:id="801" w:author="David Hoff" w:date="2016-04-13T08:36:00Z">
              <w:rPr>
                <w:rStyle w:val="Hyperlink"/>
                <w:rFonts w:asciiTheme="majorHAnsi" w:hAnsiTheme="majorHAnsi"/>
                <w:lang w:eastAsia="ja-JP"/>
              </w:rPr>
            </w:rPrChange>
          </w:rPr>
          <w:fldChar w:fldCharType="separate"/>
        </w:r>
        <w:r w:rsidR="00CF50BF" w:rsidRPr="002C427B" w:rsidDel="002C427B">
          <w:rPr>
            <w:rStyle w:val="Hyperlink"/>
            <w:rFonts w:asciiTheme="majorHAnsi" w:hAnsiTheme="majorHAnsi"/>
            <w:lang w:eastAsia="ja-JP"/>
          </w:rPr>
          <w:delText>www.olrs.ohio.gov/sites/olrs.ohio.gov/files/u5/gov-employ-exec-order-2012-05k.pdf</w:delText>
        </w:r>
        <w:r w:rsidR="003B031C" w:rsidRPr="002C427B" w:rsidDel="002C427B">
          <w:rPr>
            <w:rStyle w:val="Hyperlink"/>
            <w:rFonts w:asciiTheme="majorHAnsi" w:hAnsiTheme="majorHAnsi"/>
            <w:lang w:eastAsia="ja-JP"/>
            <w:rPrChange w:id="802" w:author="David Hoff" w:date="2016-04-13T08:36:00Z">
              <w:rPr>
                <w:rStyle w:val="Hyperlink"/>
                <w:rFonts w:asciiTheme="majorHAnsi" w:hAnsiTheme="majorHAnsi"/>
                <w:lang w:eastAsia="ja-JP"/>
              </w:rPr>
            </w:rPrChange>
          </w:rPr>
          <w:fldChar w:fldCharType="end"/>
        </w:r>
        <w:r w:rsidR="00CF50BF" w:rsidRPr="002C427B" w:rsidDel="002C427B">
          <w:rPr>
            <w:rFonts w:asciiTheme="majorHAnsi" w:hAnsiTheme="majorHAnsi"/>
            <w:lang w:eastAsia="ja-JP"/>
          </w:rPr>
          <w:delText xml:space="preserve"> </w:delText>
        </w:r>
      </w:del>
    </w:p>
    <w:p w14:paraId="4A14E943" w14:textId="77777777" w:rsidR="00E220CD" w:rsidRPr="002C427B" w:rsidRDefault="00E220CD" w:rsidP="00086787">
      <w:pPr>
        <w:pStyle w:val="ListParagraph"/>
        <w:numPr>
          <w:ilvl w:val="0"/>
          <w:numId w:val="31"/>
        </w:numPr>
        <w:rPr>
          <w:rFonts w:asciiTheme="majorHAnsi" w:hAnsiTheme="majorHAnsi"/>
        </w:rPr>
      </w:pPr>
      <w:r w:rsidRPr="002C427B">
        <w:rPr>
          <w:rFonts w:asciiTheme="majorHAnsi" w:hAnsiTheme="majorHAnsi"/>
        </w:rPr>
        <w:t>OH Employment First Website: State website with information and updates on Employment First in Ohio</w:t>
      </w:r>
      <w:r w:rsidR="006C021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803" w:author="David Hoff" w:date="2016-04-13T08:36:00Z">
            <w:rPr>
              <w:rStyle w:val="Hyperlink"/>
              <w:rFonts w:asciiTheme="majorHAnsi" w:hAnsiTheme="majorHAnsi"/>
            </w:rPr>
          </w:rPrChange>
        </w:rPr>
        <w:fldChar w:fldCharType="begin"/>
      </w:r>
      <w:r w:rsidR="003B031C" w:rsidRPr="002C427B">
        <w:rPr>
          <w:rFonts w:asciiTheme="majorHAnsi" w:hAnsiTheme="majorHAnsi"/>
          <w:rPrChange w:id="804" w:author="David Hoff" w:date="2016-04-13T08:36:00Z">
            <w:rPr/>
          </w:rPrChange>
        </w:rPr>
        <w:instrText xml:space="preserve"> HYPERLINK "http://www.ohioemploymentfirst.org" </w:instrText>
      </w:r>
      <w:r w:rsidR="003B031C" w:rsidRPr="002C427B">
        <w:rPr>
          <w:rFonts w:asciiTheme="majorHAnsi" w:hAnsiTheme="majorHAnsi"/>
          <w:rPrChange w:id="805"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www.ohioemploymentfirst.org</w:t>
      </w:r>
      <w:r w:rsidR="003B031C" w:rsidRPr="002C427B">
        <w:rPr>
          <w:rStyle w:val="Hyperlink"/>
          <w:rFonts w:asciiTheme="majorHAnsi" w:hAnsiTheme="majorHAnsi"/>
          <w:rPrChange w:id="806"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1F458A58" w14:textId="18358F2E" w:rsidR="00FD0337" w:rsidRPr="002C427B" w:rsidDel="00DA5A12" w:rsidRDefault="00AB72C9" w:rsidP="00086787">
      <w:pPr>
        <w:pStyle w:val="ListParagraph"/>
        <w:numPr>
          <w:ilvl w:val="0"/>
          <w:numId w:val="31"/>
        </w:numPr>
        <w:rPr>
          <w:del w:id="807" w:author="David Hoff" w:date="2016-04-13T08:52:00Z"/>
          <w:rFonts w:asciiTheme="majorHAnsi" w:hAnsiTheme="majorHAnsi"/>
        </w:rPr>
      </w:pPr>
      <w:del w:id="808" w:author="David Hoff" w:date="2016-04-13T08:52:00Z">
        <w:r w:rsidRPr="00DA5A12" w:rsidDel="00DA5A12">
          <w:rPr>
            <w:rFonts w:asciiTheme="majorHAnsi" w:hAnsiTheme="majorHAnsi"/>
          </w:rPr>
          <w:delText xml:space="preserve">OH </w:delText>
        </w:r>
        <w:r w:rsidR="002A5CA0" w:rsidRPr="00DA5A12" w:rsidDel="00DA5A12">
          <w:rPr>
            <w:rFonts w:asciiTheme="majorHAnsi" w:hAnsiTheme="majorHAnsi"/>
          </w:rPr>
          <w:delText>SELF Waiver Employment First Policy: Ohio Department of Developmental Disabilities Self Empowered Life (SELF)</w:delText>
        </w:r>
        <w:r w:rsidR="00C66A3C" w:rsidRPr="00DA5A12" w:rsidDel="00DA5A12">
          <w:rPr>
            <w:rFonts w:asciiTheme="majorHAnsi" w:hAnsiTheme="majorHAnsi"/>
          </w:rPr>
          <w:delText xml:space="preserve"> </w:delText>
        </w:r>
        <w:r w:rsidR="002A5CA0" w:rsidRPr="00DA5A12" w:rsidDel="00DA5A12">
          <w:rPr>
            <w:rFonts w:asciiTheme="majorHAnsi" w:hAnsiTheme="majorHAnsi"/>
          </w:rPr>
          <w:delText>Waiver, effective July 1, 2012, that ins</w:delText>
        </w:r>
        <w:r w:rsidR="00FD0337" w:rsidRPr="00DA5A12" w:rsidDel="00DA5A12">
          <w:rPr>
            <w:rFonts w:asciiTheme="majorHAnsi" w:hAnsiTheme="majorHAnsi"/>
          </w:rPr>
          <w:delText xml:space="preserve">titutes Employment First </w:delText>
        </w:r>
        <w:r w:rsidR="006C021C" w:rsidRPr="00DA5A12" w:rsidDel="00DA5A12">
          <w:rPr>
            <w:rFonts w:asciiTheme="majorHAnsi" w:hAnsiTheme="majorHAnsi"/>
          </w:rPr>
          <w:delText>p</w:delText>
        </w:r>
        <w:r w:rsidR="00FD0337" w:rsidRPr="00DA5A12" w:rsidDel="00DA5A12">
          <w:rPr>
            <w:rFonts w:asciiTheme="majorHAnsi" w:hAnsiTheme="majorHAnsi"/>
          </w:rPr>
          <w:delText>olicy</w:delText>
        </w:r>
        <w:r w:rsidR="006C021C" w:rsidRPr="00DA5A12" w:rsidDel="00DA5A12">
          <w:rPr>
            <w:rFonts w:asciiTheme="majorHAnsi" w:hAnsiTheme="majorHAnsi"/>
          </w:rPr>
          <w:delText>:</w:delText>
        </w:r>
        <w:r w:rsidR="00FD0337" w:rsidRPr="00DA5A12" w:rsidDel="00DA5A12">
          <w:rPr>
            <w:rFonts w:asciiTheme="majorHAnsi" w:hAnsiTheme="majorHAnsi"/>
          </w:rPr>
          <w:delText xml:space="preserve"> </w:delText>
        </w:r>
        <w:r w:rsidR="003B031C" w:rsidRPr="002C427B" w:rsidDel="00DA5A12">
          <w:rPr>
            <w:rFonts w:asciiTheme="majorHAnsi" w:hAnsiTheme="majorHAnsi"/>
            <w:rPrChange w:id="809" w:author="David Hoff" w:date="2016-04-13T08:36:00Z">
              <w:rPr>
                <w:rStyle w:val="Hyperlink"/>
                <w:rFonts w:asciiTheme="majorHAnsi" w:hAnsiTheme="majorHAnsi"/>
              </w:rPr>
            </w:rPrChange>
          </w:rPr>
          <w:fldChar w:fldCharType="begin"/>
        </w:r>
        <w:r w:rsidR="003B031C" w:rsidRPr="002C427B" w:rsidDel="00DA5A12">
          <w:rPr>
            <w:rFonts w:asciiTheme="majorHAnsi" w:hAnsiTheme="majorHAnsi"/>
            <w:rPrChange w:id="810" w:author="David Hoff" w:date="2016-04-13T08:36:00Z">
              <w:rPr/>
            </w:rPrChange>
          </w:rPr>
          <w:delInstrText xml:space="preserve"> HYPERLINK "http://dodd.ohio.gov/Medicaid/Documents/Technical%20Guide%20for%20SELF%20Waiver%207-11-12.pdf" </w:delInstrText>
        </w:r>
        <w:r w:rsidR="003B031C" w:rsidRPr="002C427B" w:rsidDel="00DA5A12">
          <w:rPr>
            <w:rFonts w:asciiTheme="majorHAnsi" w:hAnsiTheme="majorHAnsi"/>
            <w:rPrChange w:id="811" w:author="David Hoff" w:date="2016-04-13T08:36:00Z">
              <w:rPr>
                <w:rStyle w:val="Hyperlink"/>
                <w:rFonts w:asciiTheme="majorHAnsi" w:hAnsiTheme="majorHAnsi"/>
              </w:rPr>
            </w:rPrChange>
          </w:rPr>
          <w:fldChar w:fldCharType="separate"/>
        </w:r>
        <w:r w:rsidR="00FD0337" w:rsidRPr="002C427B" w:rsidDel="00DA5A12">
          <w:rPr>
            <w:rStyle w:val="Hyperlink"/>
            <w:rFonts w:asciiTheme="majorHAnsi" w:hAnsiTheme="majorHAnsi"/>
          </w:rPr>
          <w:delText>http://dodd.ohio.gov/Medicaid/Documents/Technical%20Guide%20for%20SELF%20Waiver%207-11-12.pdf</w:delText>
        </w:r>
        <w:r w:rsidR="003B031C" w:rsidRPr="002C427B" w:rsidDel="00DA5A12">
          <w:rPr>
            <w:rStyle w:val="Hyperlink"/>
            <w:rFonts w:asciiTheme="majorHAnsi" w:hAnsiTheme="majorHAnsi"/>
            <w:rPrChange w:id="812" w:author="David Hoff" w:date="2016-04-13T08:36:00Z">
              <w:rPr>
                <w:rStyle w:val="Hyperlink"/>
                <w:rFonts w:asciiTheme="majorHAnsi" w:hAnsiTheme="majorHAnsi"/>
              </w:rPr>
            </w:rPrChange>
          </w:rPr>
          <w:fldChar w:fldCharType="end"/>
        </w:r>
        <w:r w:rsidR="00FD0337" w:rsidRPr="002C427B" w:rsidDel="00DA5A12">
          <w:rPr>
            <w:rFonts w:asciiTheme="majorHAnsi" w:hAnsiTheme="majorHAnsi"/>
          </w:rPr>
          <w:delText xml:space="preserve">   </w:delText>
        </w:r>
      </w:del>
    </w:p>
    <w:p w14:paraId="49D9096A" w14:textId="77777777" w:rsidR="006C03EF" w:rsidRPr="002C427B" w:rsidRDefault="006C03EF" w:rsidP="00086787">
      <w:pPr>
        <w:pStyle w:val="ListParagraph"/>
        <w:numPr>
          <w:ilvl w:val="0"/>
          <w:numId w:val="31"/>
        </w:numPr>
        <w:rPr>
          <w:rFonts w:asciiTheme="majorHAnsi" w:hAnsiTheme="majorHAnsi"/>
        </w:rPr>
      </w:pPr>
      <w:r w:rsidRPr="00DA5A12">
        <w:rPr>
          <w:rFonts w:asciiTheme="majorHAnsi" w:hAnsiTheme="majorHAnsi"/>
        </w:rPr>
        <w:t>People First of Ohio Call to Action: “Blazing New Trails to Employment” document from People First of Ohio, advocating for specific strategies to implement Employment First</w:t>
      </w:r>
      <w:r w:rsidR="006C021C" w:rsidRPr="00DA5A12">
        <w:rPr>
          <w:rFonts w:asciiTheme="majorHAnsi" w:hAnsiTheme="majorHAnsi"/>
        </w:rPr>
        <w:t>:</w:t>
      </w:r>
      <w:r w:rsidRPr="00DA5A12">
        <w:rPr>
          <w:rFonts w:asciiTheme="majorHAnsi" w:hAnsiTheme="majorHAnsi"/>
        </w:rPr>
        <w:t xml:space="preserve"> </w:t>
      </w:r>
      <w:r w:rsidR="003B031C" w:rsidRPr="002C427B">
        <w:rPr>
          <w:rFonts w:asciiTheme="majorHAnsi" w:hAnsiTheme="majorHAnsi"/>
          <w:rPrChange w:id="813" w:author="David Hoff" w:date="2016-04-13T08:36:00Z">
            <w:rPr>
              <w:rStyle w:val="Hyperlink"/>
              <w:rFonts w:asciiTheme="majorHAnsi" w:hAnsiTheme="majorHAnsi"/>
            </w:rPr>
          </w:rPrChange>
        </w:rPr>
        <w:fldChar w:fldCharType="begin"/>
      </w:r>
      <w:r w:rsidR="003B031C" w:rsidRPr="002C427B">
        <w:rPr>
          <w:rFonts w:asciiTheme="majorHAnsi" w:hAnsiTheme="majorHAnsi"/>
          <w:rPrChange w:id="814" w:author="David Hoff" w:date="2016-04-13T08:36:00Z">
            <w:rPr/>
          </w:rPrChange>
        </w:rPr>
        <w:instrText xml:space="preserve"> HYPERLINK "http://www.disabilityrightsohio.org/sites/default/files/ux/pfo-summary-apr-2012.pdf" </w:instrText>
      </w:r>
      <w:r w:rsidR="003B031C" w:rsidRPr="002C427B">
        <w:rPr>
          <w:rFonts w:asciiTheme="majorHAnsi" w:hAnsiTheme="majorHAnsi"/>
          <w:rPrChange w:id="815" w:author="David Hoff" w:date="2016-04-13T08:36:00Z">
            <w:rPr>
              <w:rStyle w:val="Hyperlink"/>
              <w:rFonts w:asciiTheme="majorHAnsi" w:hAnsiTheme="majorHAnsi"/>
            </w:rPr>
          </w:rPrChange>
        </w:rPr>
        <w:fldChar w:fldCharType="separate"/>
      </w:r>
      <w:r w:rsidR="002414E1" w:rsidRPr="002C427B">
        <w:rPr>
          <w:rStyle w:val="Hyperlink"/>
          <w:rFonts w:asciiTheme="majorHAnsi" w:hAnsiTheme="majorHAnsi"/>
        </w:rPr>
        <w:t>www.disabilityrightsohio.org/sites/default/files/ux/pfo-summary-apr-2012.pdf</w:t>
      </w:r>
      <w:r w:rsidR="003B031C" w:rsidRPr="002C427B">
        <w:rPr>
          <w:rStyle w:val="Hyperlink"/>
          <w:rFonts w:asciiTheme="majorHAnsi" w:hAnsiTheme="majorHAnsi"/>
          <w:rPrChange w:id="816"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264B113C" w14:textId="77777777" w:rsidR="002414E1" w:rsidRPr="0006677D" w:rsidRDefault="00AB72C9" w:rsidP="00086787">
      <w:pPr>
        <w:pStyle w:val="ListParagraph"/>
        <w:numPr>
          <w:ilvl w:val="0"/>
          <w:numId w:val="31"/>
        </w:numPr>
        <w:rPr>
          <w:rFonts w:asciiTheme="majorHAnsi" w:hAnsiTheme="majorHAnsi"/>
        </w:rPr>
      </w:pPr>
      <w:r w:rsidRPr="00DA5A12">
        <w:rPr>
          <w:rFonts w:asciiTheme="majorHAnsi" w:hAnsiTheme="majorHAnsi"/>
        </w:rPr>
        <w:t xml:space="preserve">OH </w:t>
      </w:r>
      <w:r w:rsidR="002414E1" w:rsidRPr="00DA5A12">
        <w:rPr>
          <w:rFonts w:asciiTheme="majorHAnsi" w:hAnsiTheme="majorHAnsi"/>
        </w:rPr>
        <w:t>Employment First Form: Form required for completion if an individual</w:t>
      </w:r>
      <w:r w:rsidR="00DA7997" w:rsidRPr="00DA5A12">
        <w:rPr>
          <w:rFonts w:asciiTheme="majorHAnsi" w:hAnsiTheme="majorHAnsi"/>
        </w:rPr>
        <w:t xml:space="preserve"> does </w:t>
      </w:r>
      <w:r w:rsidR="00C739C6" w:rsidRPr="00DA5A12">
        <w:rPr>
          <w:rFonts w:asciiTheme="majorHAnsi" w:hAnsiTheme="majorHAnsi"/>
          <w:i/>
        </w:rPr>
        <w:t>not</w:t>
      </w:r>
      <w:r w:rsidR="00DA7997" w:rsidRPr="00DA5A12">
        <w:rPr>
          <w:rFonts w:asciiTheme="majorHAnsi" w:hAnsiTheme="majorHAnsi"/>
        </w:rPr>
        <w:t xml:space="preserve"> choose community employment</w:t>
      </w:r>
      <w:r w:rsidR="006C021C" w:rsidRPr="00DA5A12">
        <w:rPr>
          <w:rFonts w:asciiTheme="majorHAnsi" w:hAnsiTheme="majorHAnsi"/>
        </w:rPr>
        <w:t>:</w:t>
      </w:r>
      <w:r w:rsidR="00DA7997" w:rsidRPr="00DA5A12">
        <w:rPr>
          <w:rFonts w:asciiTheme="majorHAnsi" w:hAnsiTheme="majorHAnsi"/>
        </w:rPr>
        <w:t xml:space="preserve"> </w:t>
      </w:r>
      <w:r w:rsidR="003B031C" w:rsidRPr="002C427B">
        <w:rPr>
          <w:rFonts w:asciiTheme="majorHAnsi" w:hAnsiTheme="majorHAnsi"/>
          <w:rPrChange w:id="817" w:author="David Hoff" w:date="2016-04-13T08:36:00Z">
            <w:rPr>
              <w:rStyle w:val="Hyperlink"/>
              <w:rFonts w:asciiTheme="majorHAnsi" w:hAnsiTheme="majorHAnsi"/>
            </w:rPr>
          </w:rPrChange>
        </w:rPr>
        <w:fldChar w:fldCharType="begin"/>
      </w:r>
      <w:r w:rsidR="003B031C" w:rsidRPr="002C427B">
        <w:rPr>
          <w:rFonts w:asciiTheme="majorHAnsi" w:hAnsiTheme="majorHAnsi"/>
          <w:rPrChange w:id="818" w:author="David Hoff" w:date="2016-04-13T08:36:00Z">
            <w:rPr/>
          </w:rPrChange>
        </w:rPr>
        <w:instrText xml:space="preserve"> HYPERLINK "http://dodd.ohio.gov/medicaid/Documents/DODD%20Employment%20First%20Form1.pdf" </w:instrText>
      </w:r>
      <w:r w:rsidR="003B031C" w:rsidRPr="002C427B">
        <w:rPr>
          <w:rFonts w:asciiTheme="majorHAnsi" w:hAnsiTheme="majorHAnsi"/>
          <w:rPrChange w:id="819" w:author="David Hoff" w:date="2016-04-13T08:36:00Z">
            <w:rPr>
              <w:rStyle w:val="Hyperlink"/>
              <w:rFonts w:asciiTheme="majorHAnsi" w:hAnsiTheme="majorHAnsi"/>
            </w:rPr>
          </w:rPrChange>
        </w:rPr>
        <w:fldChar w:fldCharType="separate"/>
      </w:r>
      <w:r w:rsidR="00DA7997" w:rsidRPr="002C427B">
        <w:rPr>
          <w:rStyle w:val="Hyperlink"/>
          <w:rFonts w:asciiTheme="majorHAnsi" w:hAnsiTheme="majorHAnsi"/>
        </w:rPr>
        <w:t>http://dodd.ohio.gov/medicaid/Documents/DODD%20Employment%20First%20Form1.pdf</w:t>
      </w:r>
      <w:r w:rsidR="003B031C" w:rsidRPr="002C427B">
        <w:rPr>
          <w:rStyle w:val="Hyperlink"/>
          <w:rFonts w:asciiTheme="majorHAnsi" w:hAnsiTheme="majorHAnsi"/>
          <w:rPrChange w:id="820" w:author="David Hoff" w:date="2016-04-13T08:36:00Z">
            <w:rPr>
              <w:rStyle w:val="Hyperlink"/>
              <w:rFonts w:asciiTheme="majorHAnsi" w:hAnsiTheme="majorHAnsi"/>
            </w:rPr>
          </w:rPrChange>
        </w:rPr>
        <w:fldChar w:fldCharType="end"/>
      </w:r>
      <w:r w:rsidR="00DA7997" w:rsidRPr="002C427B">
        <w:rPr>
          <w:rFonts w:asciiTheme="majorHAnsi" w:hAnsiTheme="majorHAnsi"/>
        </w:rPr>
        <w:t xml:space="preserve"> </w:t>
      </w:r>
    </w:p>
    <w:p w14:paraId="28E0E997" w14:textId="77777777" w:rsidR="0077191F" w:rsidRPr="00DA5A12" w:rsidRDefault="0077191F" w:rsidP="0077191F">
      <w:pPr>
        <w:rPr>
          <w:rFonts w:asciiTheme="majorHAnsi" w:hAnsiTheme="majorHAnsi"/>
        </w:rPr>
      </w:pPr>
    </w:p>
    <w:p w14:paraId="576E0192" w14:textId="77777777" w:rsidR="00C5287D" w:rsidRPr="002C427B" w:rsidRDefault="001F346B" w:rsidP="0077191F">
      <w:pPr>
        <w:rPr>
          <w:rFonts w:asciiTheme="majorHAnsi" w:hAnsiTheme="majorHAnsi"/>
          <w:b/>
          <w:color w:val="0000FF"/>
          <w:u w:val="single"/>
        </w:rPr>
      </w:pPr>
      <w:r w:rsidRPr="002C427B">
        <w:rPr>
          <w:rFonts w:asciiTheme="majorHAnsi" w:hAnsiTheme="majorHAnsi"/>
          <w:b/>
        </w:rPr>
        <w:t>Oklahoma</w:t>
      </w:r>
    </w:p>
    <w:p w14:paraId="323F3553" w14:textId="43AD5D8E" w:rsidR="00C5287D" w:rsidRPr="0006677D" w:rsidRDefault="00C5287D" w:rsidP="00086787">
      <w:pPr>
        <w:pStyle w:val="ListParagraph"/>
        <w:numPr>
          <w:ilvl w:val="0"/>
          <w:numId w:val="32"/>
        </w:numPr>
        <w:rPr>
          <w:rFonts w:asciiTheme="majorHAnsi" w:hAnsiTheme="majorHAnsi"/>
          <w:bCs/>
          <w:color w:val="0000FF"/>
          <w:u w:val="single"/>
        </w:rPr>
      </w:pPr>
      <w:r w:rsidRPr="002C427B">
        <w:rPr>
          <w:rFonts w:asciiTheme="majorHAnsi" w:hAnsiTheme="majorHAnsi"/>
          <w:bCs/>
        </w:rPr>
        <w:t>OK</w:t>
      </w:r>
      <w:ins w:id="821" w:author="David Hoff" w:date="2016-04-13T09:05:00Z">
        <w:r w:rsidR="00F8085C">
          <w:rPr>
            <w:rFonts w:asciiTheme="majorHAnsi" w:hAnsiTheme="majorHAnsi"/>
            <w:bCs/>
          </w:rPr>
          <w:t xml:space="preserve"> Legislation</w:t>
        </w:r>
      </w:ins>
      <w:del w:id="822" w:author="David Hoff" w:date="2016-04-13T09:05:00Z">
        <w:r w:rsidRPr="00F8085C" w:rsidDel="00F8085C">
          <w:rPr>
            <w:rFonts w:asciiTheme="majorHAnsi" w:hAnsiTheme="majorHAnsi"/>
            <w:bCs/>
          </w:rPr>
          <w:delText xml:space="preserve"> Employment First B</w:delText>
        </w:r>
        <w:r w:rsidRPr="002C427B" w:rsidDel="00F8085C">
          <w:rPr>
            <w:rFonts w:asciiTheme="majorHAnsi" w:hAnsiTheme="majorHAnsi"/>
            <w:bCs/>
          </w:rPr>
          <w:delText>ill</w:delText>
        </w:r>
      </w:del>
      <w:ins w:id="823" w:author="David Hoff" w:date="2016-04-13T09:05:00Z">
        <w:r w:rsidR="00F8085C">
          <w:rPr>
            <w:rFonts w:asciiTheme="majorHAnsi" w:hAnsiTheme="majorHAnsi"/>
            <w:bCs/>
          </w:rPr>
          <w:t xml:space="preserve">: </w:t>
        </w:r>
      </w:ins>
      <w:del w:id="824" w:author="David Hoff" w:date="2016-04-13T09:05:00Z">
        <w:r w:rsidRPr="00F8085C" w:rsidDel="00F8085C">
          <w:rPr>
            <w:rFonts w:asciiTheme="majorHAnsi" w:hAnsiTheme="majorHAnsi"/>
            <w:bCs/>
          </w:rPr>
          <w:delText xml:space="preserve"> – </w:delText>
        </w:r>
      </w:del>
      <w:r w:rsidRPr="00F8085C">
        <w:rPr>
          <w:rFonts w:asciiTheme="majorHAnsi" w:hAnsiTheme="majorHAnsi"/>
          <w:bCs/>
        </w:rPr>
        <w:t>Oklahoma Employment First Bill</w:t>
      </w:r>
      <w:ins w:id="825" w:author="David Hoff" w:date="2016-04-13T08:53:00Z">
        <w:r w:rsidR="00DA5A12">
          <w:rPr>
            <w:rFonts w:asciiTheme="majorHAnsi" w:hAnsiTheme="majorHAnsi"/>
            <w:bCs/>
          </w:rPr>
          <w:t>, enacted</w:t>
        </w:r>
      </w:ins>
      <w:del w:id="826" w:author="David Hoff" w:date="2016-04-13T08:53:00Z">
        <w:r w:rsidRPr="00DA5A12" w:rsidDel="00DA5A12">
          <w:rPr>
            <w:rFonts w:asciiTheme="majorHAnsi" w:hAnsiTheme="majorHAnsi"/>
            <w:bCs/>
          </w:rPr>
          <w:delText xml:space="preserve"> passed</w:delText>
        </w:r>
      </w:del>
      <w:r w:rsidRPr="00DA5A12">
        <w:rPr>
          <w:rFonts w:asciiTheme="majorHAnsi" w:hAnsiTheme="majorHAnsi"/>
          <w:bCs/>
        </w:rPr>
        <w:t xml:space="preserve"> in 2015</w:t>
      </w:r>
      <w:r w:rsidR="006C021C" w:rsidRPr="00DA5A12">
        <w:rPr>
          <w:rFonts w:asciiTheme="majorHAnsi" w:hAnsiTheme="majorHAnsi"/>
          <w:bCs/>
        </w:rPr>
        <w:t>:</w:t>
      </w:r>
      <w:r w:rsidRPr="00DA5A12">
        <w:rPr>
          <w:rFonts w:asciiTheme="majorHAnsi" w:hAnsiTheme="majorHAnsi"/>
          <w:bCs/>
        </w:rPr>
        <w:t xml:space="preserve"> </w:t>
      </w:r>
      <w:r w:rsidR="003B031C" w:rsidRPr="002C427B">
        <w:rPr>
          <w:rFonts w:asciiTheme="majorHAnsi" w:hAnsiTheme="majorHAnsi"/>
          <w:rPrChange w:id="827"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828" w:author="David Hoff" w:date="2016-04-13T08:36:00Z">
            <w:rPr/>
          </w:rPrChange>
        </w:rPr>
        <w:instrText xml:space="preserve"> HYPERLINK "http://webserver1.lsb.state.ok.us/cf_pdf/2015-16%20ENR/hB/HB1969%20ENR.PDF" </w:instrText>
      </w:r>
      <w:r w:rsidR="003B031C" w:rsidRPr="002C427B">
        <w:rPr>
          <w:rFonts w:asciiTheme="majorHAnsi" w:hAnsiTheme="majorHAnsi"/>
          <w:rPrChange w:id="829"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http://webserver1.lsb.state.ok.us/cf_pdf/2015-16%20ENR/hB/HB1969%20ENR.PDF</w:t>
      </w:r>
      <w:r w:rsidR="003B031C" w:rsidRPr="002C427B">
        <w:rPr>
          <w:rStyle w:val="Hyperlink"/>
          <w:rFonts w:asciiTheme="majorHAnsi" w:hAnsiTheme="majorHAnsi"/>
          <w:bCs/>
          <w:rPrChange w:id="830"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3DED9196" w14:textId="252C24D3" w:rsidR="00062230" w:rsidRPr="002C427B" w:rsidRDefault="001F346B" w:rsidP="00086787">
      <w:pPr>
        <w:pStyle w:val="ListParagraph"/>
        <w:numPr>
          <w:ilvl w:val="0"/>
          <w:numId w:val="32"/>
        </w:numPr>
        <w:rPr>
          <w:rStyle w:val="Hyperlink"/>
          <w:rFonts w:asciiTheme="majorHAnsi" w:hAnsiTheme="majorHAnsi"/>
        </w:rPr>
      </w:pPr>
      <w:r w:rsidRPr="002C427B">
        <w:rPr>
          <w:rFonts w:asciiTheme="majorHAnsi" w:hAnsiTheme="majorHAnsi"/>
        </w:rPr>
        <w:t>DDS Employment Policy: Oklahoma Developmental Disabilities Services employment policy, stating that the optimal goal of waiver services is full-time employment in the community</w:t>
      </w:r>
      <w:r w:rsidR="006C021C" w:rsidRPr="002C427B">
        <w:rPr>
          <w:rFonts w:asciiTheme="majorHAnsi" w:hAnsiTheme="majorHAnsi"/>
        </w:rPr>
        <w:t>:</w:t>
      </w:r>
      <w:r w:rsidR="00F01761" w:rsidRPr="002C427B">
        <w:rPr>
          <w:rFonts w:asciiTheme="majorHAnsi" w:hAnsiTheme="majorHAnsi"/>
        </w:rPr>
        <w:t xml:space="preserve"> </w:t>
      </w:r>
      <w:ins w:id="831" w:author="David Hoff" w:date="2016-04-12T22:26:00Z">
        <w:r w:rsidR="001249BF" w:rsidRPr="002C427B">
          <w:rPr>
            <w:rFonts w:asciiTheme="majorHAnsi" w:hAnsiTheme="majorHAnsi"/>
            <w:rPrChange w:id="832" w:author="David Hoff" w:date="2016-04-13T08:36:00Z">
              <w:rPr/>
            </w:rPrChange>
          </w:rPr>
          <w:t>http://www.okdhs.org/library/policy/Pages/oac317040070001000.aspx</w:t>
        </w:r>
      </w:ins>
      <w:del w:id="833" w:author="David Hoff" w:date="2016-04-12T22:26:00Z">
        <w:r w:rsidR="00C464DB" w:rsidRPr="002C427B" w:rsidDel="001249BF">
          <w:rPr>
            <w:rFonts w:asciiTheme="majorHAnsi" w:hAnsiTheme="majorHAnsi"/>
            <w:rPrChange w:id="834" w:author="David Hoff" w:date="2016-04-13T08:36:00Z">
              <w:rPr>
                <w:rStyle w:val="Hyperlink"/>
                <w:rFonts w:asciiTheme="majorHAnsi" w:hAnsiTheme="majorHAnsi"/>
              </w:rPr>
            </w:rPrChange>
          </w:rPr>
          <w:fldChar w:fldCharType="begin"/>
        </w:r>
        <w:r w:rsidR="00C464DB" w:rsidRPr="002C427B" w:rsidDel="001249BF">
          <w:rPr>
            <w:rFonts w:asciiTheme="majorHAnsi" w:hAnsiTheme="majorHAnsi"/>
            <w:rPrChange w:id="835" w:author="David Hoff" w:date="2016-04-13T08:36:00Z">
              <w:rPr/>
            </w:rPrChange>
          </w:rPr>
          <w:delInstrText xml:space="preserve"> HYPERLINK "http://www.okdhs.org/library/policy/oac317/040/07/0001000.htm" </w:delInstrText>
        </w:r>
        <w:r w:rsidR="00C464DB" w:rsidRPr="002C427B" w:rsidDel="001249BF">
          <w:rPr>
            <w:rFonts w:asciiTheme="majorHAnsi" w:hAnsiTheme="majorHAnsi"/>
            <w:rPrChange w:id="836" w:author="David Hoff" w:date="2016-04-13T08:36:00Z">
              <w:rPr>
                <w:rStyle w:val="Hyperlink"/>
                <w:rFonts w:asciiTheme="majorHAnsi" w:hAnsiTheme="majorHAnsi"/>
              </w:rPr>
            </w:rPrChange>
          </w:rPr>
          <w:fldChar w:fldCharType="separate"/>
        </w:r>
        <w:r w:rsidRPr="002C427B" w:rsidDel="001249BF">
          <w:rPr>
            <w:rStyle w:val="Hyperlink"/>
            <w:rFonts w:asciiTheme="majorHAnsi" w:hAnsiTheme="majorHAnsi"/>
          </w:rPr>
          <w:delText>www.okdhs.org/library/policy/oac317/040/07/0001000.htm</w:delText>
        </w:r>
        <w:r w:rsidR="00C464DB" w:rsidRPr="002C427B" w:rsidDel="001249BF">
          <w:rPr>
            <w:rStyle w:val="Hyperlink"/>
            <w:rFonts w:asciiTheme="majorHAnsi" w:hAnsiTheme="majorHAnsi"/>
            <w:rPrChange w:id="837" w:author="David Hoff" w:date="2016-04-13T08:36:00Z">
              <w:rPr>
                <w:rStyle w:val="Hyperlink"/>
                <w:rFonts w:asciiTheme="majorHAnsi" w:hAnsiTheme="majorHAnsi"/>
              </w:rPr>
            </w:rPrChange>
          </w:rPr>
          <w:fldChar w:fldCharType="end"/>
        </w:r>
      </w:del>
    </w:p>
    <w:p w14:paraId="5DF6F890" w14:textId="77777777" w:rsidR="0077191F" w:rsidRPr="002C427B" w:rsidRDefault="0077191F" w:rsidP="0077191F">
      <w:pPr>
        <w:rPr>
          <w:rFonts w:asciiTheme="majorHAnsi" w:hAnsiTheme="majorHAnsi"/>
        </w:rPr>
      </w:pPr>
    </w:p>
    <w:p w14:paraId="66AA9AAE" w14:textId="77777777" w:rsidR="005F1B59" w:rsidRPr="002C427B" w:rsidRDefault="005F1B59" w:rsidP="0077191F">
      <w:pPr>
        <w:rPr>
          <w:rFonts w:asciiTheme="majorHAnsi" w:hAnsiTheme="majorHAnsi"/>
          <w:b/>
        </w:rPr>
      </w:pPr>
      <w:r w:rsidRPr="002C427B">
        <w:rPr>
          <w:rFonts w:asciiTheme="majorHAnsi" w:hAnsiTheme="majorHAnsi"/>
          <w:b/>
        </w:rPr>
        <w:t>Oregon</w:t>
      </w:r>
    </w:p>
    <w:p w14:paraId="39FCF468" w14:textId="77777777" w:rsidR="002A6C9A" w:rsidRPr="002C427B" w:rsidRDefault="002A6C9A" w:rsidP="00086787">
      <w:pPr>
        <w:pStyle w:val="ListParagraph"/>
        <w:numPr>
          <w:ilvl w:val="0"/>
          <w:numId w:val="33"/>
        </w:numPr>
        <w:rPr>
          <w:rFonts w:asciiTheme="majorHAnsi" w:hAnsiTheme="majorHAnsi"/>
        </w:rPr>
      </w:pPr>
      <w:r w:rsidRPr="002C427B">
        <w:rPr>
          <w:rFonts w:asciiTheme="majorHAnsi" w:hAnsiTheme="majorHAnsi"/>
        </w:rPr>
        <w:t>OR Legislation: Senate Bill 22, Employment First legislation, effective April 2013</w:t>
      </w:r>
      <w:r w:rsidR="006C021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838" w:author="David Hoff" w:date="2016-04-13T08:36:00Z">
            <w:rPr>
              <w:rStyle w:val="Hyperlink"/>
              <w:rFonts w:asciiTheme="majorHAnsi" w:hAnsiTheme="majorHAnsi"/>
            </w:rPr>
          </w:rPrChange>
        </w:rPr>
        <w:fldChar w:fldCharType="begin"/>
      </w:r>
      <w:r w:rsidR="003B031C" w:rsidRPr="002C427B">
        <w:rPr>
          <w:rFonts w:asciiTheme="majorHAnsi" w:hAnsiTheme="majorHAnsi"/>
          <w:rPrChange w:id="839" w:author="David Hoff" w:date="2016-04-13T08:36:00Z">
            <w:rPr/>
          </w:rPrChange>
        </w:rPr>
        <w:instrText xml:space="preserve"> HYPERLINK "https://olis.leg.state.or.us/liz/2013R1/Downloads/MeasureDocument/SB22/Enrolled" </w:instrText>
      </w:r>
      <w:r w:rsidR="003B031C" w:rsidRPr="002C427B">
        <w:rPr>
          <w:rFonts w:asciiTheme="majorHAnsi" w:hAnsiTheme="majorHAnsi"/>
          <w:rPrChange w:id="840"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https://olis.leg.state.or.us/liz/2013R1/Downloads/MeasureDocument/SB22/Enrolled</w:t>
      </w:r>
      <w:r w:rsidR="003B031C" w:rsidRPr="002C427B">
        <w:rPr>
          <w:rStyle w:val="Hyperlink"/>
          <w:rFonts w:asciiTheme="majorHAnsi" w:hAnsiTheme="majorHAnsi"/>
          <w:rPrChange w:id="841"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3839028A" w14:textId="77777777" w:rsidR="00CF1684" w:rsidRPr="002C427B" w:rsidRDefault="00CF1684" w:rsidP="00086787">
      <w:pPr>
        <w:pStyle w:val="ListParagraph"/>
        <w:numPr>
          <w:ilvl w:val="0"/>
          <w:numId w:val="33"/>
        </w:numPr>
        <w:rPr>
          <w:rFonts w:asciiTheme="majorHAnsi" w:hAnsiTheme="majorHAnsi"/>
        </w:rPr>
      </w:pPr>
      <w:r w:rsidRPr="002C427B">
        <w:rPr>
          <w:rFonts w:asciiTheme="majorHAnsi" w:hAnsiTheme="majorHAnsi"/>
        </w:rPr>
        <w:t>OR DDS Policy: Oregon Office of Developmental Disability Services October 2008 policy on employment for working</w:t>
      </w:r>
      <w:r w:rsidR="006C021C" w:rsidRPr="002C427B">
        <w:rPr>
          <w:rFonts w:asciiTheme="majorHAnsi" w:hAnsiTheme="majorHAnsi"/>
        </w:rPr>
        <w:t>-</w:t>
      </w:r>
      <w:r w:rsidRPr="002C427B">
        <w:rPr>
          <w:rFonts w:asciiTheme="majorHAnsi" w:hAnsiTheme="majorHAnsi"/>
        </w:rPr>
        <w:t>age individuals</w:t>
      </w:r>
      <w:r w:rsidR="006C021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842" w:author="David Hoff" w:date="2016-04-13T08:36:00Z">
            <w:rPr>
              <w:rStyle w:val="Hyperlink"/>
              <w:rFonts w:asciiTheme="majorHAnsi" w:hAnsiTheme="majorHAnsi"/>
            </w:rPr>
          </w:rPrChange>
        </w:rPr>
        <w:fldChar w:fldCharType="begin"/>
      </w:r>
      <w:r w:rsidR="003B031C" w:rsidRPr="002C427B">
        <w:rPr>
          <w:rFonts w:asciiTheme="majorHAnsi" w:hAnsiTheme="majorHAnsi"/>
          <w:rPrChange w:id="843" w:author="David Hoff" w:date="2016-04-13T08:36:00Z">
            <w:rPr/>
          </w:rPrChange>
        </w:rPr>
        <w:instrText xml:space="preserve"> HYPERLINK "http://ocdd.org/index.php/ocdd/docs/205/" </w:instrText>
      </w:r>
      <w:r w:rsidR="003B031C" w:rsidRPr="002C427B">
        <w:rPr>
          <w:rFonts w:asciiTheme="majorHAnsi" w:hAnsiTheme="majorHAnsi"/>
          <w:rPrChange w:id="84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http://ocdd.org/index.php/ocdd/docs/205/</w:t>
      </w:r>
      <w:r w:rsidR="003B031C" w:rsidRPr="002C427B">
        <w:rPr>
          <w:rStyle w:val="Hyperlink"/>
          <w:rFonts w:asciiTheme="majorHAnsi" w:hAnsiTheme="majorHAnsi"/>
          <w:rPrChange w:id="845"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7E2329EB" w14:textId="54808A1F" w:rsidR="0020728F" w:rsidRPr="0006677D" w:rsidRDefault="00AB72C9" w:rsidP="00086787">
      <w:pPr>
        <w:pStyle w:val="ListParagraph"/>
        <w:numPr>
          <w:ilvl w:val="0"/>
          <w:numId w:val="33"/>
        </w:numPr>
        <w:rPr>
          <w:rFonts w:asciiTheme="majorHAnsi" w:hAnsiTheme="majorHAnsi"/>
        </w:rPr>
      </w:pPr>
      <w:r w:rsidRPr="0006677D">
        <w:rPr>
          <w:rFonts w:asciiTheme="majorHAnsi" w:hAnsiTheme="majorHAnsi"/>
        </w:rPr>
        <w:t>OR</w:t>
      </w:r>
      <w:r w:rsidR="0020728F" w:rsidRPr="0006677D">
        <w:rPr>
          <w:rFonts w:asciiTheme="majorHAnsi" w:hAnsiTheme="majorHAnsi"/>
        </w:rPr>
        <w:t xml:space="preserve"> Executive Order</w:t>
      </w:r>
      <w:r w:rsidR="006C021C" w:rsidRPr="0006677D">
        <w:rPr>
          <w:rFonts w:asciiTheme="majorHAnsi" w:hAnsiTheme="majorHAnsi"/>
        </w:rPr>
        <w:t>s</w:t>
      </w:r>
      <w:r w:rsidR="0020728F" w:rsidRPr="0006677D">
        <w:rPr>
          <w:rFonts w:asciiTheme="majorHAnsi" w:hAnsiTheme="majorHAnsi"/>
        </w:rPr>
        <w:t xml:space="preserve">: Oregon </w:t>
      </w:r>
      <w:ins w:id="846" w:author="David Hoff" w:date="2016-04-13T08:43:00Z">
        <w:r w:rsidR="0006677D">
          <w:rPr>
            <w:rFonts w:asciiTheme="majorHAnsi" w:hAnsiTheme="majorHAnsi"/>
          </w:rPr>
          <w:t>G</w:t>
        </w:r>
      </w:ins>
      <w:del w:id="847" w:author="David Hoff" w:date="2016-04-13T08:43:00Z">
        <w:r w:rsidR="006C021C" w:rsidRPr="0006677D" w:rsidDel="0006677D">
          <w:rPr>
            <w:rFonts w:asciiTheme="majorHAnsi" w:hAnsiTheme="majorHAnsi"/>
          </w:rPr>
          <w:delText>g</w:delText>
        </w:r>
      </w:del>
      <w:r w:rsidR="0020728F" w:rsidRPr="0006677D">
        <w:rPr>
          <w:rFonts w:asciiTheme="majorHAnsi" w:hAnsiTheme="majorHAnsi"/>
        </w:rPr>
        <w:t xml:space="preserve">overnor’s </w:t>
      </w:r>
      <w:ins w:id="848" w:author="David Hoff" w:date="2016-04-13T08:43:00Z">
        <w:r w:rsidR="0006677D">
          <w:rPr>
            <w:rFonts w:asciiTheme="majorHAnsi" w:hAnsiTheme="majorHAnsi"/>
          </w:rPr>
          <w:t>E</w:t>
        </w:r>
      </w:ins>
      <w:del w:id="849" w:author="David Hoff" w:date="2016-04-13T08:43:00Z">
        <w:r w:rsidR="006C021C" w:rsidRPr="0006677D" w:rsidDel="0006677D">
          <w:rPr>
            <w:rFonts w:asciiTheme="majorHAnsi" w:hAnsiTheme="majorHAnsi"/>
          </w:rPr>
          <w:delText>e</w:delText>
        </w:r>
      </w:del>
      <w:r w:rsidR="0020728F" w:rsidRPr="0006677D">
        <w:rPr>
          <w:rFonts w:asciiTheme="majorHAnsi" w:hAnsiTheme="majorHAnsi"/>
        </w:rPr>
        <w:t xml:space="preserve">xecutive </w:t>
      </w:r>
      <w:ins w:id="850" w:author="David Hoff" w:date="2016-04-13T08:43:00Z">
        <w:r w:rsidR="0006677D">
          <w:rPr>
            <w:rFonts w:asciiTheme="majorHAnsi" w:hAnsiTheme="majorHAnsi"/>
          </w:rPr>
          <w:t>O</w:t>
        </w:r>
      </w:ins>
      <w:del w:id="851" w:author="David Hoff" w:date="2016-04-13T08:43:00Z">
        <w:r w:rsidR="006C021C" w:rsidRPr="0006677D" w:rsidDel="0006677D">
          <w:rPr>
            <w:rFonts w:asciiTheme="majorHAnsi" w:hAnsiTheme="majorHAnsi"/>
          </w:rPr>
          <w:delText>o</w:delText>
        </w:r>
      </w:del>
      <w:r w:rsidR="0020728F" w:rsidRPr="0006677D">
        <w:rPr>
          <w:rFonts w:asciiTheme="majorHAnsi" w:hAnsiTheme="majorHAnsi"/>
        </w:rPr>
        <w:t>rder</w:t>
      </w:r>
      <w:r w:rsidR="006C021C" w:rsidRPr="0006677D">
        <w:rPr>
          <w:rFonts w:asciiTheme="majorHAnsi" w:hAnsiTheme="majorHAnsi"/>
        </w:rPr>
        <w:t>s</w:t>
      </w:r>
      <w:r w:rsidR="0020728F" w:rsidRPr="0006677D">
        <w:rPr>
          <w:rFonts w:asciiTheme="majorHAnsi" w:hAnsiTheme="majorHAnsi"/>
        </w:rPr>
        <w:t>, with specific actions, requirements, and targets, for increasi</w:t>
      </w:r>
      <w:r w:rsidR="0020728F" w:rsidRPr="002C427B">
        <w:rPr>
          <w:rFonts w:asciiTheme="majorHAnsi" w:hAnsiTheme="majorHAnsi"/>
        </w:rPr>
        <w:t>ng employment of individuals with intellectual and developmental disabilities</w:t>
      </w:r>
      <w:r w:rsidR="006C021C" w:rsidRPr="002C427B">
        <w:rPr>
          <w:rFonts w:asciiTheme="majorHAnsi" w:hAnsiTheme="majorHAnsi"/>
        </w:rPr>
        <w:t>:</w:t>
      </w:r>
      <w:r w:rsidR="00702286" w:rsidRPr="002C427B">
        <w:rPr>
          <w:rFonts w:asciiTheme="majorHAnsi" w:hAnsiTheme="majorHAnsi"/>
        </w:rPr>
        <w:br/>
        <w:t xml:space="preserve">- April 2013 </w:t>
      </w:r>
      <w:r w:rsidR="006C021C" w:rsidRPr="002C427B">
        <w:rPr>
          <w:rFonts w:asciiTheme="majorHAnsi" w:hAnsiTheme="majorHAnsi"/>
        </w:rPr>
        <w:t>o</w:t>
      </w:r>
      <w:r w:rsidR="00702286" w:rsidRPr="002C427B">
        <w:rPr>
          <w:rFonts w:asciiTheme="majorHAnsi" w:hAnsiTheme="majorHAnsi"/>
        </w:rPr>
        <w:t>rder</w:t>
      </w:r>
      <w:ins w:id="852" w:author="David Hoff" w:date="2016-04-13T08:44:00Z">
        <w:r w:rsidR="0006677D">
          <w:rPr>
            <w:rFonts w:asciiTheme="majorHAnsi" w:hAnsiTheme="majorHAnsi"/>
          </w:rPr>
          <w:t xml:space="preserve"> (13-04)</w:t>
        </w:r>
      </w:ins>
      <w:r w:rsidR="006C021C" w:rsidRPr="0006677D">
        <w:rPr>
          <w:rFonts w:asciiTheme="majorHAnsi" w:hAnsiTheme="majorHAnsi"/>
        </w:rPr>
        <w:t>:</w:t>
      </w:r>
      <w:r w:rsidR="00702286" w:rsidRPr="0006677D">
        <w:rPr>
          <w:rFonts w:asciiTheme="majorHAnsi" w:hAnsiTheme="majorHAnsi"/>
        </w:rPr>
        <w:t xml:space="preserve"> </w:t>
      </w:r>
      <w:r w:rsidR="003B031C" w:rsidRPr="002C427B">
        <w:rPr>
          <w:rFonts w:asciiTheme="majorHAnsi" w:hAnsiTheme="majorHAnsi"/>
          <w:rPrChange w:id="853" w:author="David Hoff" w:date="2016-04-13T08:36:00Z">
            <w:rPr>
              <w:rStyle w:val="Hyperlink"/>
              <w:rFonts w:asciiTheme="majorHAnsi" w:hAnsiTheme="majorHAnsi"/>
              <w:u w:color="0000EE"/>
            </w:rPr>
          </w:rPrChange>
        </w:rPr>
        <w:fldChar w:fldCharType="begin"/>
      </w:r>
      <w:r w:rsidR="003B031C" w:rsidRPr="002C427B">
        <w:rPr>
          <w:rFonts w:asciiTheme="majorHAnsi" w:hAnsiTheme="majorHAnsi"/>
          <w:rPrChange w:id="854" w:author="David Hoff" w:date="2016-04-13T08:36:00Z">
            <w:rPr/>
          </w:rPrChange>
        </w:rPr>
        <w:instrText xml:space="preserve"> HYPERLINK "http://www.oregon.gov/gov/Documents/executive_orders/eo_13-04.pdf" </w:instrText>
      </w:r>
      <w:r w:rsidR="003B031C" w:rsidRPr="002C427B">
        <w:rPr>
          <w:rFonts w:asciiTheme="majorHAnsi" w:hAnsiTheme="majorHAnsi"/>
          <w:rPrChange w:id="855" w:author="David Hoff" w:date="2016-04-13T08:36:00Z">
            <w:rPr>
              <w:rStyle w:val="Hyperlink"/>
              <w:rFonts w:asciiTheme="majorHAnsi" w:hAnsiTheme="majorHAnsi"/>
              <w:u w:color="0000EE"/>
            </w:rPr>
          </w:rPrChange>
        </w:rPr>
        <w:fldChar w:fldCharType="separate"/>
      </w:r>
      <w:r w:rsidR="00702286" w:rsidRPr="002C427B">
        <w:rPr>
          <w:rStyle w:val="Hyperlink"/>
          <w:rFonts w:asciiTheme="majorHAnsi" w:hAnsiTheme="majorHAnsi"/>
          <w:u w:color="0000EE"/>
        </w:rPr>
        <w:t>www.oregon.gov/gov/Documents/executive_orders/eo_13-04.pdf</w:t>
      </w:r>
      <w:r w:rsidR="003B031C" w:rsidRPr="002C427B">
        <w:rPr>
          <w:rStyle w:val="Hyperlink"/>
          <w:rFonts w:asciiTheme="majorHAnsi" w:hAnsiTheme="majorHAnsi"/>
          <w:u w:color="0000EE"/>
          <w:rPrChange w:id="856" w:author="David Hoff" w:date="2016-04-13T08:36:00Z">
            <w:rPr>
              <w:rStyle w:val="Hyperlink"/>
              <w:rFonts w:asciiTheme="majorHAnsi" w:hAnsiTheme="majorHAnsi"/>
              <w:u w:color="0000EE"/>
            </w:rPr>
          </w:rPrChange>
        </w:rPr>
        <w:fldChar w:fldCharType="end"/>
      </w:r>
      <w:r w:rsidR="00702286" w:rsidRPr="002C427B">
        <w:rPr>
          <w:rFonts w:asciiTheme="majorHAnsi" w:hAnsiTheme="majorHAnsi"/>
          <w:color w:val="0000EE"/>
          <w:u w:val="single" w:color="0000EE"/>
        </w:rPr>
        <w:br/>
      </w:r>
      <w:r w:rsidR="00702286" w:rsidRPr="0006677D">
        <w:rPr>
          <w:rFonts w:asciiTheme="majorHAnsi" w:hAnsiTheme="majorHAnsi"/>
          <w:color w:val="0000EE"/>
          <w:u w:color="0000EE"/>
        </w:rPr>
        <w:t xml:space="preserve">- </w:t>
      </w:r>
      <w:r w:rsidR="00702286" w:rsidRPr="0006677D">
        <w:rPr>
          <w:rFonts w:asciiTheme="majorHAnsi" w:hAnsiTheme="majorHAnsi"/>
          <w:u w:color="0000EE"/>
        </w:rPr>
        <w:t>Feb</w:t>
      </w:r>
      <w:ins w:id="857" w:author="David Hoff" w:date="2016-04-13T08:44:00Z">
        <w:r w:rsidR="0006677D">
          <w:rPr>
            <w:rFonts w:asciiTheme="majorHAnsi" w:hAnsiTheme="majorHAnsi"/>
            <w:u w:color="0000EE"/>
          </w:rPr>
          <w:t>.</w:t>
        </w:r>
      </w:ins>
      <w:del w:id="858" w:author="David Hoff" w:date="2016-04-13T08:44:00Z">
        <w:r w:rsidR="00702286" w:rsidRPr="0006677D" w:rsidDel="0006677D">
          <w:rPr>
            <w:rFonts w:asciiTheme="majorHAnsi" w:hAnsiTheme="majorHAnsi"/>
            <w:u w:color="0000EE"/>
          </w:rPr>
          <w:delText>ruary</w:delText>
        </w:r>
      </w:del>
      <w:r w:rsidR="00702286" w:rsidRPr="0006677D">
        <w:rPr>
          <w:rFonts w:asciiTheme="majorHAnsi" w:hAnsiTheme="majorHAnsi"/>
          <w:u w:color="0000EE"/>
        </w:rPr>
        <w:t xml:space="preserve"> 2015 order</w:t>
      </w:r>
      <w:ins w:id="859" w:author="David Hoff" w:date="2016-04-13T08:44:00Z">
        <w:r w:rsidR="0006677D">
          <w:rPr>
            <w:rFonts w:asciiTheme="majorHAnsi" w:hAnsiTheme="majorHAnsi"/>
            <w:u w:color="0000EE"/>
          </w:rPr>
          <w:t xml:space="preserve"> (15-01)</w:t>
        </w:r>
      </w:ins>
      <w:r w:rsidR="006C021C" w:rsidRPr="0006677D">
        <w:rPr>
          <w:rFonts w:asciiTheme="majorHAnsi" w:hAnsiTheme="majorHAnsi"/>
          <w:u w:color="0000EE"/>
        </w:rPr>
        <w:t>:</w:t>
      </w:r>
      <w:r w:rsidR="00702286" w:rsidRPr="0006677D">
        <w:rPr>
          <w:rFonts w:asciiTheme="majorHAnsi" w:hAnsiTheme="majorHAnsi"/>
          <w:color w:val="0000EE"/>
          <w:u w:color="0000EE"/>
        </w:rPr>
        <w:t xml:space="preserve"> </w:t>
      </w:r>
      <w:r w:rsidR="003B031C" w:rsidRPr="002C427B">
        <w:rPr>
          <w:rFonts w:asciiTheme="majorHAnsi" w:hAnsiTheme="majorHAnsi"/>
          <w:rPrChange w:id="860" w:author="David Hoff" w:date="2016-04-13T08:36:00Z">
            <w:rPr>
              <w:rStyle w:val="Hyperlink"/>
              <w:rFonts w:asciiTheme="majorHAnsi" w:hAnsiTheme="majorHAnsi"/>
              <w:u w:color="0000EE"/>
            </w:rPr>
          </w:rPrChange>
        </w:rPr>
        <w:fldChar w:fldCharType="begin"/>
      </w:r>
      <w:r w:rsidR="003B031C" w:rsidRPr="002C427B">
        <w:rPr>
          <w:rFonts w:asciiTheme="majorHAnsi" w:hAnsiTheme="majorHAnsi"/>
          <w:rPrChange w:id="861" w:author="David Hoff" w:date="2016-04-13T08:36:00Z">
            <w:rPr/>
          </w:rPrChange>
        </w:rPr>
        <w:instrText xml:space="preserve"> HYPERLINK "http://www.oregon.gov/gov/Documents/executive_orders/eo_15_01.pdf" </w:instrText>
      </w:r>
      <w:r w:rsidR="003B031C" w:rsidRPr="002C427B">
        <w:rPr>
          <w:rFonts w:asciiTheme="majorHAnsi" w:hAnsiTheme="majorHAnsi"/>
          <w:rPrChange w:id="862" w:author="David Hoff" w:date="2016-04-13T08:36:00Z">
            <w:rPr>
              <w:rStyle w:val="Hyperlink"/>
              <w:rFonts w:asciiTheme="majorHAnsi" w:hAnsiTheme="majorHAnsi"/>
              <w:u w:color="0000EE"/>
            </w:rPr>
          </w:rPrChange>
        </w:rPr>
        <w:fldChar w:fldCharType="separate"/>
      </w:r>
      <w:r w:rsidR="00702286" w:rsidRPr="002C427B">
        <w:rPr>
          <w:rStyle w:val="Hyperlink"/>
          <w:rFonts w:asciiTheme="majorHAnsi" w:hAnsiTheme="majorHAnsi"/>
          <w:u w:color="0000EE"/>
        </w:rPr>
        <w:t>www.oregon.gov/gov/Documents/executive_orders/eo_15_01.pdf</w:t>
      </w:r>
      <w:r w:rsidR="003B031C" w:rsidRPr="002C427B">
        <w:rPr>
          <w:rStyle w:val="Hyperlink"/>
          <w:rFonts w:asciiTheme="majorHAnsi" w:hAnsiTheme="majorHAnsi"/>
          <w:u w:color="0000EE"/>
          <w:rPrChange w:id="863" w:author="David Hoff" w:date="2016-04-13T08:36:00Z">
            <w:rPr>
              <w:rStyle w:val="Hyperlink"/>
              <w:rFonts w:asciiTheme="majorHAnsi" w:hAnsiTheme="majorHAnsi"/>
              <w:u w:color="0000EE"/>
            </w:rPr>
          </w:rPrChange>
        </w:rPr>
        <w:fldChar w:fldCharType="end"/>
      </w:r>
      <w:r w:rsidR="00702286" w:rsidRPr="002C427B">
        <w:rPr>
          <w:rFonts w:asciiTheme="majorHAnsi" w:hAnsiTheme="majorHAnsi"/>
          <w:color w:val="0000EE"/>
          <w:u w:color="0000EE"/>
        </w:rPr>
        <w:t xml:space="preserve"> </w:t>
      </w:r>
    </w:p>
    <w:p w14:paraId="260C08A5" w14:textId="77777777" w:rsidR="005F1B59" w:rsidRPr="0006677D" w:rsidRDefault="00AB72C9" w:rsidP="00086787">
      <w:pPr>
        <w:pStyle w:val="ListParagraph"/>
        <w:numPr>
          <w:ilvl w:val="0"/>
          <w:numId w:val="33"/>
        </w:numPr>
        <w:rPr>
          <w:rFonts w:asciiTheme="majorHAnsi" w:hAnsiTheme="majorHAnsi"/>
        </w:rPr>
      </w:pPr>
      <w:r w:rsidRPr="002C427B">
        <w:rPr>
          <w:rFonts w:asciiTheme="majorHAnsi" w:hAnsiTheme="majorHAnsi"/>
        </w:rPr>
        <w:t>OR</w:t>
      </w:r>
      <w:r w:rsidR="005F1B59" w:rsidRPr="002C427B">
        <w:rPr>
          <w:rFonts w:asciiTheme="majorHAnsi" w:hAnsiTheme="majorHAnsi"/>
        </w:rPr>
        <w:t xml:space="preserve"> DDS Employment First Initiative: </w:t>
      </w:r>
      <w:r w:rsidR="00290F5F" w:rsidRPr="002C427B">
        <w:rPr>
          <w:rFonts w:asciiTheme="majorHAnsi" w:hAnsiTheme="majorHAnsi"/>
        </w:rPr>
        <w:t>Oregon Department of Human Services website on Employment First</w:t>
      </w:r>
      <w:r w:rsidR="006C021C" w:rsidRPr="002C427B">
        <w:rPr>
          <w:rFonts w:asciiTheme="majorHAnsi" w:hAnsiTheme="majorHAnsi"/>
        </w:rPr>
        <w:t>:</w:t>
      </w:r>
      <w:r w:rsidR="005F1B59" w:rsidRPr="002C427B">
        <w:rPr>
          <w:rFonts w:asciiTheme="majorHAnsi" w:hAnsiTheme="majorHAnsi"/>
        </w:rPr>
        <w:t xml:space="preserve"> </w:t>
      </w:r>
      <w:r w:rsidR="003B031C" w:rsidRPr="002C427B">
        <w:rPr>
          <w:rFonts w:asciiTheme="majorHAnsi" w:hAnsiTheme="majorHAnsi"/>
          <w:rPrChange w:id="864" w:author="David Hoff" w:date="2016-04-13T08:36:00Z">
            <w:rPr>
              <w:rStyle w:val="Hyperlink"/>
              <w:rFonts w:asciiTheme="majorHAnsi" w:hAnsiTheme="majorHAnsi"/>
            </w:rPr>
          </w:rPrChange>
        </w:rPr>
        <w:fldChar w:fldCharType="begin"/>
      </w:r>
      <w:r w:rsidR="003B031C" w:rsidRPr="002C427B">
        <w:rPr>
          <w:rFonts w:asciiTheme="majorHAnsi" w:hAnsiTheme="majorHAnsi"/>
          <w:rPrChange w:id="865" w:author="David Hoff" w:date="2016-04-13T08:36:00Z">
            <w:rPr/>
          </w:rPrChange>
        </w:rPr>
        <w:instrText xml:space="preserve"> HYPERLINK "http://www.oregon.gov/dhs/employment/employment-first/Pages/index.aspx" </w:instrText>
      </w:r>
      <w:r w:rsidR="003B031C" w:rsidRPr="002C427B">
        <w:rPr>
          <w:rFonts w:asciiTheme="majorHAnsi" w:hAnsiTheme="majorHAnsi"/>
          <w:rPrChange w:id="866" w:author="David Hoff" w:date="2016-04-13T08:36:00Z">
            <w:rPr>
              <w:rStyle w:val="Hyperlink"/>
              <w:rFonts w:asciiTheme="majorHAnsi" w:hAnsiTheme="majorHAnsi"/>
            </w:rPr>
          </w:rPrChange>
        </w:rPr>
        <w:fldChar w:fldCharType="separate"/>
      </w:r>
      <w:r w:rsidR="00CF1684" w:rsidRPr="002C427B">
        <w:rPr>
          <w:rStyle w:val="Hyperlink"/>
          <w:rFonts w:asciiTheme="majorHAnsi" w:hAnsiTheme="majorHAnsi"/>
        </w:rPr>
        <w:t>www.oregon.gov/dhs/employment/employment-first/Pages/index.aspx</w:t>
      </w:r>
      <w:r w:rsidR="003B031C" w:rsidRPr="002C427B">
        <w:rPr>
          <w:rStyle w:val="Hyperlink"/>
          <w:rFonts w:asciiTheme="majorHAnsi" w:hAnsiTheme="majorHAnsi"/>
          <w:rPrChange w:id="867" w:author="David Hoff" w:date="2016-04-13T08:36:00Z">
            <w:rPr>
              <w:rStyle w:val="Hyperlink"/>
              <w:rFonts w:asciiTheme="majorHAnsi" w:hAnsiTheme="majorHAnsi"/>
            </w:rPr>
          </w:rPrChange>
        </w:rPr>
        <w:fldChar w:fldCharType="end"/>
      </w:r>
      <w:r w:rsidR="00CF1684" w:rsidRPr="002C427B">
        <w:rPr>
          <w:rFonts w:asciiTheme="majorHAnsi" w:hAnsiTheme="majorHAnsi"/>
        </w:rPr>
        <w:t xml:space="preserve"> </w:t>
      </w:r>
    </w:p>
    <w:p w14:paraId="36B4678D" w14:textId="0C87DE6D" w:rsidR="00813598" w:rsidRPr="002C427B" w:rsidDel="00C924BF" w:rsidRDefault="00AB72C9" w:rsidP="00086787">
      <w:pPr>
        <w:pStyle w:val="ListParagraph"/>
        <w:numPr>
          <w:ilvl w:val="0"/>
          <w:numId w:val="33"/>
        </w:numPr>
        <w:rPr>
          <w:del w:id="868" w:author="David Hoff" w:date="2016-04-12T22:30:00Z"/>
          <w:rFonts w:asciiTheme="majorHAnsi" w:hAnsiTheme="majorHAnsi"/>
        </w:rPr>
      </w:pPr>
      <w:del w:id="869" w:author="David Hoff" w:date="2016-04-12T22:30:00Z">
        <w:r w:rsidRPr="0006677D" w:rsidDel="00C924BF">
          <w:rPr>
            <w:rFonts w:asciiTheme="majorHAnsi" w:hAnsiTheme="majorHAnsi"/>
          </w:rPr>
          <w:delText>OR</w:delText>
        </w:r>
        <w:r w:rsidR="005F1B59" w:rsidRPr="0006677D" w:rsidDel="00C924BF">
          <w:rPr>
            <w:rFonts w:asciiTheme="majorHAnsi" w:hAnsiTheme="majorHAnsi"/>
          </w:rPr>
          <w:delText xml:space="preserve"> Employment First Plan: Plan developed for implementation of Employment First in Oregon</w:delText>
        </w:r>
        <w:r w:rsidR="006C021C" w:rsidRPr="0006677D" w:rsidDel="00C924BF">
          <w:rPr>
            <w:rFonts w:asciiTheme="majorHAnsi" w:hAnsiTheme="majorHAnsi"/>
          </w:rPr>
          <w:delText>:</w:delText>
        </w:r>
        <w:r w:rsidR="005F1B59" w:rsidRPr="0006677D" w:rsidDel="00C924BF">
          <w:rPr>
            <w:rFonts w:asciiTheme="majorHAnsi" w:hAnsiTheme="majorHAnsi"/>
          </w:rPr>
          <w:delText xml:space="preserve"> </w:delText>
        </w:r>
        <w:r w:rsidR="00C464DB" w:rsidRPr="002C427B" w:rsidDel="00C924BF">
          <w:rPr>
            <w:rFonts w:asciiTheme="majorHAnsi" w:hAnsiTheme="majorHAnsi"/>
            <w:rPrChange w:id="870" w:author="David Hoff" w:date="2016-04-13T08:36:00Z">
              <w:rPr>
                <w:rStyle w:val="Hyperlink"/>
                <w:rFonts w:asciiTheme="majorHAnsi" w:hAnsiTheme="majorHAnsi"/>
              </w:rPr>
            </w:rPrChange>
          </w:rPr>
          <w:fldChar w:fldCharType="begin"/>
        </w:r>
        <w:r w:rsidR="00C464DB" w:rsidRPr="002C427B" w:rsidDel="00C924BF">
          <w:rPr>
            <w:rFonts w:asciiTheme="majorHAnsi" w:hAnsiTheme="majorHAnsi"/>
            <w:rPrChange w:id="871" w:author="David Hoff" w:date="2016-04-13T08:36:00Z">
              <w:rPr/>
            </w:rPrChange>
          </w:rPr>
          <w:delInstrText xml:space="preserve"> HYPERLINK "https://www.sidestreetshop.com/stores/195/libraries/articulate/wise_or_ef_recommendations_paper_1_28_2011_final_w_o_copyright_notice_1_.pdf" </w:delInstrText>
        </w:r>
        <w:r w:rsidR="00C464DB" w:rsidRPr="002C427B" w:rsidDel="00C924BF">
          <w:rPr>
            <w:rFonts w:asciiTheme="majorHAnsi" w:hAnsiTheme="majorHAnsi"/>
            <w:rPrChange w:id="872" w:author="David Hoff" w:date="2016-04-13T08:36:00Z">
              <w:rPr>
                <w:rStyle w:val="Hyperlink"/>
                <w:rFonts w:asciiTheme="majorHAnsi" w:hAnsiTheme="majorHAnsi"/>
              </w:rPr>
            </w:rPrChange>
          </w:rPr>
          <w:fldChar w:fldCharType="separate"/>
        </w:r>
        <w:r w:rsidR="005F1B59" w:rsidRPr="002C427B" w:rsidDel="00C924BF">
          <w:rPr>
            <w:rStyle w:val="Hyperlink"/>
            <w:rFonts w:asciiTheme="majorHAnsi" w:hAnsiTheme="majorHAnsi"/>
          </w:rPr>
          <w:delText>https://www.sidestreetshop.com/stores/195/libraries/articulate/wise_or_ef_recommendations_paper_1_28_2011_final_w_o_copyright_notice_1_.pdf</w:delText>
        </w:r>
        <w:r w:rsidR="00C464DB" w:rsidRPr="002C427B" w:rsidDel="00C924BF">
          <w:rPr>
            <w:rStyle w:val="Hyperlink"/>
            <w:rFonts w:asciiTheme="majorHAnsi" w:hAnsiTheme="majorHAnsi"/>
            <w:rPrChange w:id="873" w:author="David Hoff" w:date="2016-04-13T08:36:00Z">
              <w:rPr>
                <w:rStyle w:val="Hyperlink"/>
                <w:rFonts w:asciiTheme="majorHAnsi" w:hAnsiTheme="majorHAnsi"/>
              </w:rPr>
            </w:rPrChange>
          </w:rPr>
          <w:fldChar w:fldCharType="end"/>
        </w:r>
      </w:del>
    </w:p>
    <w:p w14:paraId="41F55C3F" w14:textId="77777777" w:rsidR="00F83ED5" w:rsidRPr="002C427B" w:rsidRDefault="00AB72C9" w:rsidP="00086787">
      <w:pPr>
        <w:pStyle w:val="ListParagraph"/>
        <w:numPr>
          <w:ilvl w:val="0"/>
          <w:numId w:val="33"/>
        </w:numPr>
        <w:rPr>
          <w:rFonts w:asciiTheme="majorHAnsi" w:hAnsiTheme="majorHAnsi"/>
        </w:rPr>
      </w:pPr>
      <w:r w:rsidRPr="0006677D">
        <w:rPr>
          <w:rFonts w:asciiTheme="majorHAnsi" w:hAnsiTheme="majorHAnsi"/>
        </w:rPr>
        <w:t>OR</w:t>
      </w:r>
      <w:r w:rsidR="00F83ED5" w:rsidRPr="0006677D">
        <w:rPr>
          <w:rFonts w:asciiTheme="majorHAnsi" w:hAnsiTheme="majorHAnsi"/>
        </w:rPr>
        <w:t xml:space="preserve"> Employment First Initiative Website:</w:t>
      </w:r>
      <w:r w:rsidR="00C47F11" w:rsidRPr="0006677D">
        <w:rPr>
          <w:rFonts w:asciiTheme="majorHAnsi" w:hAnsiTheme="majorHAnsi"/>
        </w:rPr>
        <w:t xml:space="preserve"> </w:t>
      </w:r>
      <w:r w:rsidR="003B031C" w:rsidRPr="002C427B">
        <w:rPr>
          <w:rFonts w:asciiTheme="majorHAnsi" w:hAnsiTheme="majorHAnsi"/>
          <w:rPrChange w:id="874" w:author="David Hoff" w:date="2016-04-13T08:36:00Z">
            <w:rPr>
              <w:rStyle w:val="Hyperlink"/>
              <w:rFonts w:asciiTheme="majorHAnsi" w:hAnsiTheme="majorHAnsi"/>
            </w:rPr>
          </w:rPrChange>
        </w:rPr>
        <w:fldChar w:fldCharType="begin"/>
      </w:r>
      <w:r w:rsidR="003B031C" w:rsidRPr="002C427B">
        <w:rPr>
          <w:rFonts w:asciiTheme="majorHAnsi" w:hAnsiTheme="majorHAnsi"/>
          <w:rPrChange w:id="875" w:author="David Hoff" w:date="2016-04-13T08:36:00Z">
            <w:rPr/>
          </w:rPrChange>
        </w:rPr>
        <w:instrText xml:space="preserve"> HYPERLINK "http://employment-first.org" </w:instrText>
      </w:r>
      <w:r w:rsidR="003B031C" w:rsidRPr="002C427B">
        <w:rPr>
          <w:rFonts w:asciiTheme="majorHAnsi" w:hAnsiTheme="majorHAnsi"/>
          <w:rPrChange w:id="876" w:author="David Hoff" w:date="2016-04-13T08:36:00Z">
            <w:rPr>
              <w:rStyle w:val="Hyperlink"/>
              <w:rFonts w:asciiTheme="majorHAnsi" w:hAnsiTheme="majorHAnsi"/>
            </w:rPr>
          </w:rPrChange>
        </w:rPr>
        <w:fldChar w:fldCharType="separate"/>
      </w:r>
      <w:r w:rsidR="00C47F11" w:rsidRPr="002C427B">
        <w:rPr>
          <w:rStyle w:val="Hyperlink"/>
          <w:rFonts w:asciiTheme="majorHAnsi" w:hAnsiTheme="majorHAnsi"/>
        </w:rPr>
        <w:t>http://employment-first.org</w:t>
      </w:r>
      <w:r w:rsidR="003B031C" w:rsidRPr="002C427B">
        <w:rPr>
          <w:rStyle w:val="Hyperlink"/>
          <w:rFonts w:asciiTheme="majorHAnsi" w:hAnsiTheme="majorHAnsi"/>
          <w:rPrChange w:id="877" w:author="David Hoff" w:date="2016-04-13T08:36:00Z">
            <w:rPr>
              <w:rStyle w:val="Hyperlink"/>
              <w:rFonts w:asciiTheme="majorHAnsi" w:hAnsiTheme="majorHAnsi"/>
            </w:rPr>
          </w:rPrChange>
        </w:rPr>
        <w:fldChar w:fldCharType="end"/>
      </w:r>
    </w:p>
    <w:p w14:paraId="7CE0B66C" w14:textId="77777777" w:rsidR="0077191F" w:rsidRPr="0006677D" w:rsidRDefault="0077191F" w:rsidP="0077191F">
      <w:pPr>
        <w:rPr>
          <w:rFonts w:asciiTheme="majorHAnsi" w:hAnsiTheme="majorHAnsi"/>
        </w:rPr>
      </w:pPr>
    </w:p>
    <w:p w14:paraId="53C34FC2" w14:textId="77777777" w:rsidR="001F346B" w:rsidRPr="002C427B" w:rsidRDefault="0077191F" w:rsidP="0077191F">
      <w:pPr>
        <w:rPr>
          <w:rFonts w:asciiTheme="majorHAnsi" w:hAnsiTheme="majorHAnsi"/>
          <w:b/>
        </w:rPr>
      </w:pPr>
      <w:r w:rsidRPr="002C427B">
        <w:rPr>
          <w:rFonts w:asciiTheme="majorHAnsi" w:hAnsiTheme="majorHAnsi"/>
          <w:b/>
        </w:rPr>
        <w:t>Pennsylvania</w:t>
      </w:r>
    </w:p>
    <w:p w14:paraId="3E5CEFC0" w14:textId="1DE8EF83" w:rsidR="00C63718" w:rsidRPr="0006677D" w:rsidRDefault="00C63718" w:rsidP="00086787">
      <w:pPr>
        <w:pStyle w:val="ListParagraph"/>
        <w:numPr>
          <w:ilvl w:val="0"/>
          <w:numId w:val="34"/>
        </w:numPr>
        <w:rPr>
          <w:ins w:id="878" w:author="David Hoff" w:date="2016-04-12T11:05:00Z"/>
          <w:rFonts w:asciiTheme="majorHAnsi" w:hAnsiTheme="majorHAnsi"/>
        </w:rPr>
      </w:pPr>
      <w:ins w:id="879" w:author="David Hoff" w:date="2016-04-12T11:05:00Z">
        <w:r w:rsidRPr="002C427B">
          <w:rPr>
            <w:rFonts w:asciiTheme="majorHAnsi" w:hAnsiTheme="majorHAnsi"/>
          </w:rPr>
          <w:t xml:space="preserve">PA Employment First Executive Order: </w:t>
        </w:r>
      </w:ins>
      <w:ins w:id="880" w:author="David Hoff" w:date="2016-04-13T08:37:00Z">
        <w:r w:rsidR="0006677D">
          <w:rPr>
            <w:rFonts w:asciiTheme="majorHAnsi" w:hAnsiTheme="majorHAnsi"/>
          </w:rPr>
          <w:t xml:space="preserve">March 2016 Governor’s Executive Order </w:t>
        </w:r>
      </w:ins>
      <w:ins w:id="881" w:author="David Hoff" w:date="2016-04-13T08:45:00Z">
        <w:r w:rsidR="0006677D">
          <w:rPr>
            <w:rFonts w:asciiTheme="majorHAnsi" w:hAnsiTheme="majorHAnsi"/>
          </w:rPr>
          <w:t xml:space="preserve">(2016-03) </w:t>
        </w:r>
      </w:ins>
      <w:ins w:id="882" w:author="David Hoff" w:date="2016-04-13T08:37:00Z">
        <w:r w:rsidR="0006677D">
          <w:rPr>
            <w:rFonts w:asciiTheme="majorHAnsi" w:hAnsiTheme="majorHAnsi"/>
          </w:rPr>
          <w:t xml:space="preserve">establishing a </w:t>
        </w:r>
      </w:ins>
      <w:ins w:id="883" w:author="David Hoff" w:date="2016-04-12T11:06:00Z">
        <w:r w:rsidR="0006677D">
          <w:rPr>
            <w:rFonts w:asciiTheme="majorHAnsi" w:hAnsiTheme="majorHAnsi"/>
          </w:rPr>
          <w:t>c</w:t>
        </w:r>
        <w:r w:rsidR="00DA5A12">
          <w:rPr>
            <w:rFonts w:asciiTheme="majorHAnsi" w:hAnsiTheme="majorHAnsi"/>
          </w:rPr>
          <w:t>ross-</w:t>
        </w:r>
        <w:r w:rsidRPr="0006677D">
          <w:rPr>
            <w:rFonts w:asciiTheme="majorHAnsi" w:hAnsiTheme="majorHAnsi"/>
          </w:rPr>
          <w:t>disability Empl</w:t>
        </w:r>
        <w:r w:rsidR="0006677D">
          <w:rPr>
            <w:rFonts w:asciiTheme="majorHAnsi" w:hAnsiTheme="majorHAnsi"/>
          </w:rPr>
          <w:t>oyment First policy</w:t>
        </w:r>
        <w:r w:rsidRPr="0006677D">
          <w:rPr>
            <w:rFonts w:asciiTheme="majorHAnsi" w:hAnsiTheme="majorHAnsi"/>
          </w:rPr>
          <w:t xml:space="preserve">: </w:t>
        </w:r>
      </w:ins>
      <w:ins w:id="884" w:author="David Hoff" w:date="2016-04-12T11:07:00Z">
        <w:r w:rsidRPr="0006677D">
          <w:rPr>
            <w:rFonts w:asciiTheme="majorHAnsi" w:hAnsiTheme="majorHAnsi"/>
          </w:rPr>
          <w:fldChar w:fldCharType="begin"/>
        </w:r>
        <w:r w:rsidRPr="002C427B">
          <w:rPr>
            <w:rFonts w:asciiTheme="majorHAnsi" w:hAnsiTheme="majorHAnsi"/>
          </w:rPr>
          <w:instrText xml:space="preserve"> HYPERLINK "https://www.governor.pa.gov/executive_orders/executive-order-2016-03-establishing-employment-first-policy-and-increasing-competitive-integrated-employment-for-pennsylvanians-with-a-disability" </w:instrText>
        </w:r>
        <w:r w:rsidRPr="0006677D">
          <w:rPr>
            <w:rFonts w:asciiTheme="majorHAnsi" w:hAnsiTheme="majorHAnsi"/>
            <w:rPrChange w:id="885" w:author="David Hoff" w:date="2016-04-13T08:36:00Z">
              <w:rPr>
                <w:rFonts w:asciiTheme="majorHAnsi" w:hAnsiTheme="majorHAnsi"/>
              </w:rPr>
            </w:rPrChange>
          </w:rPr>
          <w:fldChar w:fldCharType="separate"/>
        </w:r>
        <w:r w:rsidRPr="0006677D">
          <w:rPr>
            <w:rStyle w:val="Hyperlink"/>
            <w:rFonts w:asciiTheme="majorHAnsi" w:hAnsiTheme="majorHAnsi"/>
          </w:rPr>
          <w:t>https://www.governor.pa.gov/executive_orders/executive-order-2016-03-establishing-employment-first-policy-and-increasing-competitive-integrated-employment-for-pennsylvanians-with-a-disability</w:t>
        </w:r>
        <w:r w:rsidRPr="0006677D">
          <w:rPr>
            <w:rFonts w:asciiTheme="majorHAnsi" w:hAnsiTheme="majorHAnsi"/>
          </w:rPr>
          <w:fldChar w:fldCharType="end"/>
        </w:r>
        <w:r w:rsidRPr="002C427B">
          <w:rPr>
            <w:rFonts w:asciiTheme="majorHAnsi" w:hAnsiTheme="majorHAnsi"/>
          </w:rPr>
          <w:t xml:space="preserve"> </w:t>
        </w:r>
      </w:ins>
    </w:p>
    <w:p w14:paraId="06D7AF81" w14:textId="77777777" w:rsidR="001F346B" w:rsidRPr="002C427B" w:rsidRDefault="001F346B" w:rsidP="00086787">
      <w:pPr>
        <w:pStyle w:val="ListParagraph"/>
        <w:numPr>
          <w:ilvl w:val="0"/>
          <w:numId w:val="34"/>
        </w:numPr>
        <w:rPr>
          <w:rFonts w:asciiTheme="majorHAnsi" w:hAnsiTheme="majorHAnsi"/>
        </w:rPr>
      </w:pPr>
      <w:r w:rsidRPr="002C427B">
        <w:rPr>
          <w:rFonts w:asciiTheme="majorHAnsi" w:hAnsiTheme="majorHAnsi"/>
        </w:rPr>
        <w:t xml:space="preserve">PA Employment Policy </w:t>
      </w:r>
      <w:r w:rsidR="006C021C" w:rsidRPr="002C427B">
        <w:rPr>
          <w:rFonts w:asciiTheme="majorHAnsi" w:hAnsiTheme="majorHAnsi"/>
        </w:rPr>
        <w:t>–</w:t>
      </w:r>
      <w:r w:rsidRPr="002C427B">
        <w:rPr>
          <w:rFonts w:asciiTheme="majorHAnsi" w:hAnsiTheme="majorHAnsi"/>
        </w:rPr>
        <w:t xml:space="preserve"> General: 2005 policy document from Pennsylvania Office of </w:t>
      </w:r>
      <w:r w:rsidR="0047540A" w:rsidRPr="002C427B">
        <w:rPr>
          <w:rFonts w:asciiTheme="majorHAnsi" w:hAnsiTheme="majorHAnsi"/>
        </w:rPr>
        <w:t>Developmental Programs</w:t>
      </w:r>
      <w:r w:rsidR="00A773B6" w:rsidRPr="002C427B">
        <w:rPr>
          <w:rFonts w:asciiTheme="majorHAnsi" w:hAnsiTheme="majorHAnsi"/>
        </w:rPr>
        <w:t xml:space="preserve"> </w:t>
      </w:r>
      <w:r w:rsidRPr="002C427B">
        <w:rPr>
          <w:rFonts w:asciiTheme="majorHAnsi" w:hAnsiTheme="majorHAnsi"/>
        </w:rPr>
        <w:t>on community employment as a priority</w:t>
      </w:r>
      <w:r w:rsidR="006C021C"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886" w:author="David Hoff" w:date="2016-04-13T08:36:00Z">
            <w:rPr>
              <w:rStyle w:val="Hyperlink"/>
              <w:rFonts w:asciiTheme="majorHAnsi" w:hAnsiTheme="majorHAnsi"/>
            </w:rPr>
          </w:rPrChange>
        </w:rPr>
        <w:fldChar w:fldCharType="begin"/>
      </w:r>
      <w:r w:rsidR="003B031C" w:rsidRPr="002C427B">
        <w:rPr>
          <w:rFonts w:asciiTheme="majorHAnsi" w:hAnsiTheme="majorHAnsi"/>
          <w:rPrChange w:id="887" w:author="David Hoff" w:date="2016-04-13T08:36:00Z">
            <w:rPr/>
          </w:rPrChange>
        </w:rPr>
        <w:instrText xml:space="preserve"> HYPERLINK "http://www.temple.edu/thetrainingpartnership/resources/mrBulletins/misc/00-05-07.pdf" </w:instrText>
      </w:r>
      <w:r w:rsidR="003B031C" w:rsidRPr="002C427B">
        <w:rPr>
          <w:rFonts w:asciiTheme="majorHAnsi" w:hAnsiTheme="majorHAnsi"/>
          <w:rPrChange w:id="888" w:author="David Hoff" w:date="2016-04-13T08:36:00Z">
            <w:rPr>
              <w:rStyle w:val="Hyperlink"/>
              <w:rFonts w:asciiTheme="majorHAnsi" w:hAnsiTheme="majorHAnsi"/>
            </w:rPr>
          </w:rPrChange>
        </w:rPr>
        <w:fldChar w:fldCharType="separate"/>
      </w:r>
      <w:r w:rsidR="00A11602" w:rsidRPr="002C427B">
        <w:rPr>
          <w:rStyle w:val="Hyperlink"/>
          <w:rFonts w:asciiTheme="majorHAnsi" w:hAnsiTheme="majorHAnsi"/>
        </w:rPr>
        <w:t>www.temple.edu/thetrainingpartnership/resources/mrBulletins/misc/00-05-07.pdf</w:t>
      </w:r>
      <w:r w:rsidR="003B031C" w:rsidRPr="002C427B">
        <w:rPr>
          <w:rStyle w:val="Hyperlink"/>
          <w:rFonts w:asciiTheme="majorHAnsi" w:hAnsiTheme="majorHAnsi"/>
          <w:rPrChange w:id="889" w:author="David Hoff" w:date="2016-04-13T08:36:00Z">
            <w:rPr>
              <w:rStyle w:val="Hyperlink"/>
              <w:rFonts w:asciiTheme="majorHAnsi" w:hAnsiTheme="majorHAnsi"/>
            </w:rPr>
          </w:rPrChange>
        </w:rPr>
        <w:fldChar w:fldCharType="end"/>
      </w:r>
    </w:p>
    <w:p w14:paraId="1B749C2A" w14:textId="77777777" w:rsidR="001F346B" w:rsidRPr="002C427B" w:rsidRDefault="001F346B" w:rsidP="00086787">
      <w:pPr>
        <w:pStyle w:val="ListParagraph"/>
        <w:numPr>
          <w:ilvl w:val="0"/>
          <w:numId w:val="34"/>
        </w:numPr>
        <w:rPr>
          <w:rFonts w:asciiTheme="majorHAnsi" w:hAnsiTheme="majorHAnsi"/>
          <w:color w:val="000000"/>
          <w:lang w:bidi="en-US"/>
        </w:rPr>
      </w:pPr>
      <w:r w:rsidRPr="002C427B">
        <w:rPr>
          <w:rFonts w:asciiTheme="majorHAnsi" w:hAnsiTheme="majorHAnsi"/>
        </w:rPr>
        <w:t xml:space="preserve">PA Employment Policy – ICFs/MR: 2005 policy document from Pennsylvania </w:t>
      </w:r>
      <w:r w:rsidR="00342624" w:rsidRPr="002C427B">
        <w:rPr>
          <w:rFonts w:asciiTheme="majorHAnsi" w:hAnsiTheme="majorHAnsi"/>
        </w:rPr>
        <w:t xml:space="preserve">Office of Developmental Programs </w:t>
      </w:r>
      <w:r w:rsidRPr="002C427B">
        <w:rPr>
          <w:rFonts w:asciiTheme="majorHAnsi" w:hAnsiTheme="majorHAnsi"/>
        </w:rPr>
        <w:t xml:space="preserve">on supporting community employment for individuals living in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ntermediate </w:t>
      </w:r>
      <w:r w:rsidR="0047540A" w:rsidRPr="002C427B">
        <w:rPr>
          <w:rFonts w:asciiTheme="majorHAnsi" w:hAnsiTheme="majorHAnsi"/>
          <w:color w:val="000000"/>
          <w:lang w:bidi="en-US"/>
        </w:rPr>
        <w:t>c</w:t>
      </w:r>
      <w:r w:rsidRPr="002C427B">
        <w:rPr>
          <w:rFonts w:asciiTheme="majorHAnsi" w:hAnsiTheme="majorHAnsi"/>
          <w:color w:val="000000"/>
          <w:lang w:bidi="en-US"/>
        </w:rPr>
        <w:t xml:space="preserve">are </w:t>
      </w:r>
      <w:r w:rsidR="0047540A" w:rsidRPr="002C427B">
        <w:rPr>
          <w:rFonts w:asciiTheme="majorHAnsi" w:hAnsiTheme="majorHAnsi"/>
          <w:color w:val="000000"/>
          <w:lang w:bidi="en-US"/>
        </w:rPr>
        <w:t>f</w:t>
      </w:r>
      <w:r w:rsidRPr="002C427B">
        <w:rPr>
          <w:rFonts w:asciiTheme="majorHAnsi" w:hAnsiTheme="majorHAnsi"/>
          <w:color w:val="000000"/>
          <w:lang w:bidi="en-US"/>
        </w:rPr>
        <w:t xml:space="preserve">acilities for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ndividuals with </w:t>
      </w:r>
      <w:r w:rsidR="0047540A" w:rsidRPr="002C427B">
        <w:rPr>
          <w:rFonts w:asciiTheme="majorHAnsi" w:hAnsiTheme="majorHAnsi"/>
          <w:color w:val="000000"/>
          <w:lang w:bidi="en-US"/>
        </w:rPr>
        <w:t>developmental disabilities</w:t>
      </w:r>
      <w:r w:rsidRPr="002C427B">
        <w:rPr>
          <w:rFonts w:asciiTheme="majorHAnsi" w:hAnsiTheme="majorHAnsi"/>
          <w:color w:val="000000"/>
          <w:lang w:bidi="en-US"/>
        </w:rPr>
        <w:t>, indicating community employment as a priority without regard to level of disability</w:t>
      </w:r>
      <w:r w:rsidR="006C021C" w:rsidRPr="002C427B">
        <w:rPr>
          <w:rFonts w:asciiTheme="majorHAnsi" w:hAnsiTheme="majorHAnsi"/>
          <w:color w:val="000000"/>
          <w:lang w:bidi="en-US"/>
        </w:rPr>
        <w:t>:</w:t>
      </w:r>
      <w:r w:rsidRPr="002C427B">
        <w:rPr>
          <w:rFonts w:asciiTheme="majorHAnsi" w:hAnsiTheme="majorHAnsi"/>
          <w:color w:val="000000"/>
          <w:lang w:bidi="en-US"/>
        </w:rPr>
        <w:t xml:space="preserve"> </w:t>
      </w:r>
      <w:r w:rsidR="003B031C" w:rsidRPr="002C427B">
        <w:rPr>
          <w:rFonts w:asciiTheme="majorHAnsi" w:hAnsiTheme="majorHAnsi"/>
          <w:rPrChange w:id="890" w:author="David Hoff" w:date="2016-04-13T08:36:00Z">
            <w:rPr>
              <w:rStyle w:val="Hyperlink"/>
              <w:rFonts w:asciiTheme="majorHAnsi" w:hAnsiTheme="majorHAnsi"/>
              <w:lang w:bidi="en-US"/>
            </w:rPr>
          </w:rPrChange>
        </w:rPr>
        <w:fldChar w:fldCharType="begin"/>
      </w:r>
      <w:r w:rsidR="003B031C" w:rsidRPr="002C427B">
        <w:rPr>
          <w:rFonts w:asciiTheme="majorHAnsi" w:hAnsiTheme="majorHAnsi"/>
          <w:rPrChange w:id="891" w:author="David Hoff" w:date="2016-04-13T08:36:00Z">
            <w:rPr/>
          </w:rPrChange>
        </w:rPr>
        <w:instrText xml:space="preserve"> HYPERLINK "http://www.temple.edu/thetrainingpartnership/resources/mrBulletins/icf/00-06-08.pdf" </w:instrText>
      </w:r>
      <w:r w:rsidR="003B031C" w:rsidRPr="002C427B">
        <w:rPr>
          <w:rFonts w:asciiTheme="majorHAnsi" w:hAnsiTheme="majorHAnsi"/>
          <w:rPrChange w:id="892" w:author="David Hoff" w:date="2016-04-13T08:36:00Z">
            <w:rPr>
              <w:rStyle w:val="Hyperlink"/>
              <w:rFonts w:asciiTheme="majorHAnsi" w:hAnsiTheme="majorHAnsi"/>
              <w:lang w:bidi="en-US"/>
            </w:rPr>
          </w:rPrChange>
        </w:rPr>
        <w:fldChar w:fldCharType="separate"/>
      </w:r>
      <w:r w:rsidR="00A11602" w:rsidRPr="002C427B">
        <w:rPr>
          <w:rStyle w:val="Hyperlink"/>
          <w:rFonts w:asciiTheme="majorHAnsi" w:hAnsiTheme="majorHAnsi"/>
          <w:lang w:bidi="en-US"/>
        </w:rPr>
        <w:t>www</w:t>
      </w:r>
      <w:r w:rsidRPr="002C427B">
        <w:rPr>
          <w:rStyle w:val="Hyperlink"/>
          <w:rFonts w:asciiTheme="majorHAnsi" w:hAnsiTheme="majorHAnsi"/>
          <w:lang w:bidi="en-US"/>
        </w:rPr>
        <w:t>.temple.edu/thetrainingpartnership/resources/mrBulletins/icf/00-06-08.pdf</w:t>
      </w:r>
      <w:r w:rsidR="003B031C" w:rsidRPr="002C427B">
        <w:rPr>
          <w:rStyle w:val="Hyperlink"/>
          <w:rFonts w:asciiTheme="majorHAnsi" w:hAnsiTheme="majorHAnsi"/>
          <w:lang w:bidi="en-US"/>
          <w:rPrChange w:id="893" w:author="David Hoff" w:date="2016-04-13T08:36:00Z">
            <w:rPr>
              <w:rStyle w:val="Hyperlink"/>
              <w:rFonts w:asciiTheme="majorHAnsi" w:hAnsiTheme="majorHAnsi"/>
              <w:lang w:bidi="en-US"/>
            </w:rPr>
          </w:rPrChange>
        </w:rPr>
        <w:fldChar w:fldCharType="end"/>
      </w:r>
    </w:p>
    <w:p w14:paraId="6397C8DA" w14:textId="77777777" w:rsidR="006E0E9A" w:rsidRPr="0006677D" w:rsidRDefault="00CE70AD" w:rsidP="00086787">
      <w:pPr>
        <w:pStyle w:val="ListParagraph"/>
        <w:numPr>
          <w:ilvl w:val="0"/>
          <w:numId w:val="34"/>
        </w:numPr>
        <w:rPr>
          <w:rFonts w:asciiTheme="majorHAnsi" w:hAnsiTheme="majorHAnsi"/>
          <w:color w:val="000000"/>
          <w:lang w:bidi="en-US"/>
        </w:rPr>
      </w:pPr>
      <w:r w:rsidRPr="0006677D">
        <w:rPr>
          <w:rFonts w:asciiTheme="majorHAnsi" w:hAnsiTheme="majorHAnsi"/>
        </w:rPr>
        <w:t>PA APSE Presentation:</w:t>
      </w:r>
      <w:r w:rsidRPr="0006677D">
        <w:rPr>
          <w:rFonts w:asciiTheme="majorHAnsi" w:hAnsiTheme="majorHAnsi"/>
          <w:color w:val="000000"/>
          <w:lang w:bidi="en-US"/>
        </w:rPr>
        <w:t xml:space="preserve"> 2014 presentation by PA APSE – </w:t>
      </w:r>
      <w:r w:rsidR="00C739C6" w:rsidRPr="0006677D">
        <w:rPr>
          <w:rFonts w:asciiTheme="majorHAnsi" w:hAnsiTheme="majorHAnsi"/>
          <w:i/>
          <w:color w:val="000000"/>
          <w:lang w:bidi="en-US"/>
        </w:rPr>
        <w:t xml:space="preserve">Pennsylvania’s Employment First Path: </w:t>
      </w:r>
      <w:r w:rsidR="003B031C" w:rsidRPr="002C427B">
        <w:rPr>
          <w:rFonts w:asciiTheme="majorHAnsi" w:hAnsiTheme="majorHAnsi"/>
          <w:rPrChange w:id="894" w:author="David Hoff" w:date="2016-04-13T08:36:00Z">
            <w:rPr>
              <w:rStyle w:val="Hyperlink"/>
              <w:rFonts w:asciiTheme="majorHAnsi" w:hAnsiTheme="majorHAnsi"/>
              <w:lang w:bidi="en-US"/>
            </w:rPr>
          </w:rPrChange>
        </w:rPr>
        <w:fldChar w:fldCharType="begin"/>
      </w:r>
      <w:r w:rsidR="003B031C" w:rsidRPr="002C427B">
        <w:rPr>
          <w:rFonts w:asciiTheme="majorHAnsi" w:hAnsiTheme="majorHAnsi"/>
          <w:rPrChange w:id="895" w:author="David Hoff" w:date="2016-04-13T08:36:00Z">
            <w:rPr/>
          </w:rPrChange>
        </w:rPr>
        <w:instrText xml:space="preserve"> HYPERLINK "http://www.networksfortraining.org/downloads/pdfs/2012_13/Pennsylvanias%20Employment%20First%20PATH.pdf" </w:instrText>
      </w:r>
      <w:r w:rsidR="003B031C" w:rsidRPr="002C427B">
        <w:rPr>
          <w:rFonts w:asciiTheme="majorHAnsi" w:hAnsiTheme="majorHAnsi"/>
          <w:rPrChange w:id="896" w:author="David Hoff" w:date="2016-04-13T08:36:00Z">
            <w:rPr>
              <w:rStyle w:val="Hyperlink"/>
              <w:rFonts w:asciiTheme="majorHAnsi" w:hAnsiTheme="majorHAnsi"/>
              <w:lang w:bidi="en-US"/>
            </w:rPr>
          </w:rPrChange>
        </w:rPr>
        <w:fldChar w:fldCharType="separate"/>
      </w:r>
      <w:r w:rsidRPr="002C427B">
        <w:rPr>
          <w:rStyle w:val="Hyperlink"/>
          <w:rFonts w:asciiTheme="majorHAnsi" w:hAnsiTheme="majorHAnsi"/>
          <w:lang w:bidi="en-US"/>
        </w:rPr>
        <w:t>www.networksfortraining.org/downloads/pdfs/2012_13/Pennsylvanias%20Employment%20First%20PATH.pdf</w:t>
      </w:r>
      <w:r w:rsidR="003B031C" w:rsidRPr="002C427B">
        <w:rPr>
          <w:rStyle w:val="Hyperlink"/>
          <w:rFonts w:asciiTheme="majorHAnsi" w:hAnsiTheme="majorHAnsi"/>
          <w:lang w:bidi="en-US"/>
          <w:rPrChange w:id="897" w:author="David Hoff" w:date="2016-04-13T08:36:00Z">
            <w:rPr>
              <w:rStyle w:val="Hyperlink"/>
              <w:rFonts w:asciiTheme="majorHAnsi" w:hAnsiTheme="majorHAnsi"/>
              <w:lang w:bidi="en-US"/>
            </w:rPr>
          </w:rPrChange>
        </w:rPr>
        <w:fldChar w:fldCharType="end"/>
      </w:r>
      <w:r w:rsidR="00DC2F6C" w:rsidRPr="002C427B">
        <w:rPr>
          <w:rFonts w:asciiTheme="majorHAnsi" w:hAnsiTheme="majorHAnsi"/>
        </w:rPr>
        <w:t xml:space="preserve"> </w:t>
      </w:r>
    </w:p>
    <w:p w14:paraId="51014BFB" w14:textId="77777777" w:rsidR="00794D46" w:rsidRPr="002C427B" w:rsidRDefault="00794D46" w:rsidP="0077191F">
      <w:pPr>
        <w:rPr>
          <w:rFonts w:asciiTheme="majorHAnsi" w:hAnsiTheme="majorHAnsi"/>
          <w:color w:val="000000"/>
          <w:lang w:bidi="en-US"/>
        </w:rPr>
      </w:pPr>
    </w:p>
    <w:p w14:paraId="39CCAE88" w14:textId="77777777" w:rsidR="00BC0165" w:rsidRPr="002C427B" w:rsidRDefault="0077191F" w:rsidP="0077191F">
      <w:pPr>
        <w:rPr>
          <w:rFonts w:asciiTheme="majorHAnsi" w:hAnsiTheme="majorHAnsi"/>
          <w:b/>
          <w:i/>
        </w:rPr>
      </w:pPr>
      <w:r w:rsidRPr="002C427B">
        <w:rPr>
          <w:rFonts w:asciiTheme="majorHAnsi" w:hAnsiTheme="majorHAnsi"/>
          <w:b/>
        </w:rPr>
        <w:t>Rhode Island</w:t>
      </w:r>
    </w:p>
    <w:p w14:paraId="7C5062C8" w14:textId="77777777" w:rsidR="008D7B3E" w:rsidRPr="0006677D" w:rsidRDefault="008D7B3E" w:rsidP="00086787">
      <w:pPr>
        <w:pStyle w:val="ListParagraph"/>
        <w:numPr>
          <w:ilvl w:val="0"/>
          <w:numId w:val="35"/>
        </w:numPr>
        <w:rPr>
          <w:rFonts w:asciiTheme="majorHAnsi" w:hAnsiTheme="majorHAnsi"/>
          <w:i/>
        </w:rPr>
      </w:pPr>
      <w:r w:rsidRPr="002C427B">
        <w:rPr>
          <w:rFonts w:asciiTheme="majorHAnsi" w:hAnsiTheme="majorHAnsi"/>
        </w:rPr>
        <w:t xml:space="preserve">RI BHDDH Employment First Policy: February 2013 </w:t>
      </w:r>
      <w:r w:rsidR="009D7B34" w:rsidRPr="002C427B">
        <w:rPr>
          <w:rFonts w:asciiTheme="majorHAnsi" w:hAnsiTheme="majorHAnsi"/>
        </w:rPr>
        <w:t xml:space="preserve">Employment First </w:t>
      </w:r>
      <w:r w:rsidRPr="002C427B">
        <w:rPr>
          <w:rFonts w:asciiTheme="majorHAnsi" w:hAnsiTheme="majorHAnsi"/>
        </w:rPr>
        <w:t>policy</w:t>
      </w:r>
      <w:r w:rsidR="009D7B34" w:rsidRPr="002C427B">
        <w:rPr>
          <w:rFonts w:asciiTheme="majorHAnsi" w:hAnsiTheme="majorHAnsi"/>
        </w:rPr>
        <w:t xml:space="preserve"> for individuals with developmental disabilities</w:t>
      </w:r>
      <w:r w:rsidRPr="002C427B">
        <w:rPr>
          <w:rFonts w:asciiTheme="majorHAnsi" w:hAnsiTheme="majorHAnsi"/>
        </w:rPr>
        <w:t xml:space="preserve"> </w:t>
      </w:r>
      <w:r w:rsidR="009D7B34" w:rsidRPr="002C427B">
        <w:rPr>
          <w:rFonts w:asciiTheme="majorHAnsi" w:hAnsiTheme="majorHAnsi"/>
        </w:rPr>
        <w:t>issued by the Rhode Island Department of Behavioral Healthcare, Developmental Disabilities and Hospitals</w:t>
      </w:r>
      <w:r w:rsidR="005A6CB7" w:rsidRPr="002C427B">
        <w:rPr>
          <w:rFonts w:asciiTheme="majorHAnsi" w:hAnsiTheme="majorHAnsi"/>
        </w:rPr>
        <w:t>:</w:t>
      </w:r>
      <w:r w:rsidR="009D7B34" w:rsidRPr="002C427B">
        <w:rPr>
          <w:rFonts w:asciiTheme="majorHAnsi" w:hAnsiTheme="majorHAnsi"/>
        </w:rPr>
        <w:t xml:space="preserve"> </w:t>
      </w:r>
      <w:r w:rsidR="003B031C" w:rsidRPr="002C427B">
        <w:rPr>
          <w:rFonts w:asciiTheme="majorHAnsi" w:hAnsiTheme="majorHAnsi"/>
          <w:rPrChange w:id="898" w:author="David Hoff" w:date="2016-04-13T08:36:00Z">
            <w:rPr>
              <w:rStyle w:val="Hyperlink"/>
              <w:rFonts w:asciiTheme="majorHAnsi" w:hAnsiTheme="majorHAnsi"/>
            </w:rPr>
          </w:rPrChange>
        </w:rPr>
        <w:fldChar w:fldCharType="begin"/>
      </w:r>
      <w:r w:rsidR="003B031C" w:rsidRPr="002C427B">
        <w:rPr>
          <w:rFonts w:asciiTheme="majorHAnsi" w:hAnsiTheme="majorHAnsi"/>
          <w:rPrChange w:id="899" w:author="David Hoff" w:date="2016-04-13T08:36:00Z">
            <w:rPr/>
          </w:rPrChange>
        </w:rPr>
        <w:instrText xml:space="preserve"> HYPERLINK "http://www.riemploymentfirst.ri.gov/policy/efpolicy.php" </w:instrText>
      </w:r>
      <w:r w:rsidR="003B031C" w:rsidRPr="002C427B">
        <w:rPr>
          <w:rFonts w:asciiTheme="majorHAnsi" w:hAnsiTheme="majorHAnsi"/>
          <w:rPrChange w:id="900" w:author="David Hoff" w:date="2016-04-13T08:36:00Z">
            <w:rPr>
              <w:rStyle w:val="Hyperlink"/>
              <w:rFonts w:asciiTheme="majorHAnsi" w:hAnsiTheme="majorHAnsi"/>
            </w:rPr>
          </w:rPrChange>
        </w:rPr>
        <w:fldChar w:fldCharType="separate"/>
      </w:r>
      <w:r w:rsidR="00AA4889" w:rsidRPr="002C427B">
        <w:rPr>
          <w:rStyle w:val="Hyperlink"/>
          <w:rFonts w:asciiTheme="majorHAnsi" w:hAnsiTheme="majorHAnsi"/>
        </w:rPr>
        <w:t>www.riemploymentfirst.ri.gov/policy/efpolicy.php</w:t>
      </w:r>
      <w:r w:rsidR="003B031C" w:rsidRPr="002C427B">
        <w:rPr>
          <w:rStyle w:val="Hyperlink"/>
          <w:rFonts w:asciiTheme="majorHAnsi" w:hAnsiTheme="majorHAnsi"/>
          <w:rPrChange w:id="901" w:author="David Hoff" w:date="2016-04-13T08:36:00Z">
            <w:rPr>
              <w:rStyle w:val="Hyperlink"/>
              <w:rFonts w:asciiTheme="majorHAnsi" w:hAnsiTheme="majorHAnsi"/>
            </w:rPr>
          </w:rPrChange>
        </w:rPr>
        <w:fldChar w:fldCharType="end"/>
      </w:r>
      <w:r w:rsidR="001578C2" w:rsidRPr="002C427B">
        <w:rPr>
          <w:rFonts w:asciiTheme="majorHAnsi" w:hAnsiTheme="majorHAnsi"/>
        </w:rPr>
        <w:t xml:space="preserve"> </w:t>
      </w:r>
    </w:p>
    <w:p w14:paraId="32EA8885" w14:textId="3657F219" w:rsidR="00376BA6" w:rsidRPr="0006677D" w:rsidRDefault="00376BA6" w:rsidP="00086787">
      <w:pPr>
        <w:pStyle w:val="ListParagraph"/>
        <w:numPr>
          <w:ilvl w:val="0"/>
          <w:numId w:val="35"/>
        </w:numPr>
        <w:rPr>
          <w:rFonts w:asciiTheme="majorHAnsi" w:hAnsiTheme="majorHAnsi"/>
          <w:i/>
        </w:rPr>
      </w:pPr>
      <w:r w:rsidRPr="0006677D">
        <w:rPr>
          <w:rFonts w:asciiTheme="majorHAnsi" w:hAnsiTheme="majorHAnsi"/>
        </w:rPr>
        <w:t>RI Employment First Overview</w:t>
      </w:r>
      <w:r w:rsidR="00B85148" w:rsidRPr="0006677D">
        <w:rPr>
          <w:rFonts w:asciiTheme="majorHAnsi" w:hAnsiTheme="majorHAnsi"/>
        </w:rPr>
        <w:t>:</w:t>
      </w:r>
      <w:r w:rsidRPr="0006677D">
        <w:rPr>
          <w:rFonts w:asciiTheme="majorHAnsi" w:hAnsiTheme="majorHAnsi"/>
        </w:rPr>
        <w:t xml:space="preserve"> Overview of Employment </w:t>
      </w:r>
      <w:ins w:id="902" w:author="David Hoff" w:date="2016-04-12T11:06:00Z">
        <w:r w:rsidR="00C63718" w:rsidRPr="0006677D">
          <w:rPr>
            <w:rFonts w:asciiTheme="majorHAnsi" w:hAnsiTheme="majorHAnsi"/>
          </w:rPr>
          <w:t>F</w:t>
        </w:r>
      </w:ins>
      <w:del w:id="903" w:author="David Hoff" w:date="2016-04-12T11:06:00Z">
        <w:r w:rsidRPr="0006677D" w:rsidDel="00C63718">
          <w:rPr>
            <w:rFonts w:asciiTheme="majorHAnsi" w:hAnsiTheme="majorHAnsi"/>
          </w:rPr>
          <w:delText>f</w:delText>
        </w:r>
      </w:del>
      <w:r w:rsidRPr="0006677D">
        <w:rPr>
          <w:rFonts w:asciiTheme="majorHAnsi" w:hAnsiTheme="majorHAnsi"/>
        </w:rPr>
        <w:t>irst from Rhode Island Department of Behavioral Healthcare, Developmental Disabilities and Hospitals</w:t>
      </w:r>
      <w:r w:rsidR="005A6CB7" w:rsidRPr="0006677D">
        <w:rPr>
          <w:rFonts w:asciiTheme="majorHAnsi" w:hAnsiTheme="majorHAnsi"/>
        </w:rPr>
        <w:t>:</w:t>
      </w:r>
      <w:r w:rsidRPr="0006677D">
        <w:rPr>
          <w:rFonts w:asciiTheme="majorHAnsi" w:hAnsiTheme="majorHAnsi"/>
        </w:rPr>
        <w:t xml:space="preserve"> </w:t>
      </w:r>
      <w:r w:rsidR="003B031C" w:rsidRPr="002C427B">
        <w:rPr>
          <w:rFonts w:asciiTheme="majorHAnsi" w:hAnsiTheme="majorHAnsi"/>
          <w:rPrChange w:id="904" w:author="David Hoff" w:date="2016-04-13T08:36:00Z">
            <w:rPr>
              <w:rStyle w:val="Hyperlink"/>
              <w:rFonts w:asciiTheme="majorHAnsi" w:hAnsiTheme="majorHAnsi"/>
            </w:rPr>
          </w:rPrChange>
        </w:rPr>
        <w:fldChar w:fldCharType="begin"/>
      </w:r>
      <w:r w:rsidR="003B031C" w:rsidRPr="002C427B">
        <w:rPr>
          <w:rFonts w:asciiTheme="majorHAnsi" w:hAnsiTheme="majorHAnsi"/>
          <w:rPrChange w:id="905" w:author="David Hoff" w:date="2016-04-13T08:36:00Z">
            <w:rPr/>
          </w:rPrChange>
        </w:rPr>
        <w:instrText xml:space="preserve"> HYPERLINK "http://www.riemploymentfirst.ri.gov" </w:instrText>
      </w:r>
      <w:r w:rsidR="003B031C" w:rsidRPr="002C427B">
        <w:rPr>
          <w:rFonts w:asciiTheme="majorHAnsi" w:hAnsiTheme="majorHAnsi"/>
          <w:rPrChange w:id="906"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www.riemploymentfirst.ri.gov</w:t>
      </w:r>
      <w:r w:rsidR="003B031C" w:rsidRPr="002C427B">
        <w:rPr>
          <w:rStyle w:val="Hyperlink"/>
          <w:rFonts w:asciiTheme="majorHAnsi" w:hAnsiTheme="majorHAnsi"/>
          <w:rPrChange w:id="907"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A842583" w14:textId="77777777" w:rsidR="00ED3093" w:rsidRPr="0006677D" w:rsidRDefault="00ED3093" w:rsidP="00086787">
      <w:pPr>
        <w:pStyle w:val="ListParagraph"/>
        <w:numPr>
          <w:ilvl w:val="0"/>
          <w:numId w:val="35"/>
        </w:numPr>
        <w:rPr>
          <w:rFonts w:asciiTheme="majorHAnsi" w:hAnsiTheme="majorHAnsi"/>
          <w:i/>
        </w:rPr>
      </w:pPr>
      <w:r w:rsidRPr="002C427B">
        <w:rPr>
          <w:rFonts w:asciiTheme="majorHAnsi" w:hAnsiTheme="majorHAnsi"/>
        </w:rPr>
        <w:t>USDOJ Consent Decree Mandating Employment First for Transition: 2014 consent decree with US Department of Justice, mandating an Employment First Policy for the Rhode Island Department of Education</w:t>
      </w:r>
      <w:r w:rsidR="001A44CD"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908" w:author="David Hoff" w:date="2016-04-13T08:36:00Z">
            <w:rPr>
              <w:rStyle w:val="Hyperlink"/>
              <w:rFonts w:asciiTheme="majorHAnsi" w:hAnsiTheme="majorHAnsi"/>
            </w:rPr>
          </w:rPrChange>
        </w:rPr>
        <w:fldChar w:fldCharType="begin"/>
      </w:r>
      <w:r w:rsidR="003B031C" w:rsidRPr="002C427B">
        <w:rPr>
          <w:rFonts w:asciiTheme="majorHAnsi" w:hAnsiTheme="majorHAnsi"/>
          <w:rPrChange w:id="909" w:author="David Hoff" w:date="2016-04-13T08:36:00Z">
            <w:rPr/>
          </w:rPrChange>
        </w:rPr>
        <w:instrText xml:space="preserve"> HYPERLINK "http://www.ada.gov/olmstead/olmstead_cases_list2.htm" \l "ri-state" </w:instrText>
      </w:r>
      <w:r w:rsidR="003B031C" w:rsidRPr="002C427B">
        <w:rPr>
          <w:rFonts w:asciiTheme="majorHAnsi" w:hAnsiTheme="majorHAnsi"/>
          <w:rPrChange w:id="910" w:author="David Hoff" w:date="2016-04-13T08:36:00Z">
            <w:rPr>
              <w:rStyle w:val="Hyperlink"/>
              <w:rFonts w:asciiTheme="majorHAnsi" w:hAnsiTheme="majorHAnsi"/>
            </w:rPr>
          </w:rPrChange>
        </w:rPr>
        <w:fldChar w:fldCharType="separate"/>
      </w:r>
      <w:r w:rsidR="003C36BC" w:rsidRPr="002C427B">
        <w:rPr>
          <w:rStyle w:val="Hyperlink"/>
          <w:rFonts w:asciiTheme="majorHAnsi" w:hAnsiTheme="majorHAnsi"/>
        </w:rPr>
        <w:t>www.ada.gov/olmstead/olmstead_cases_list2.htm#ri-state</w:t>
      </w:r>
      <w:r w:rsidR="003B031C" w:rsidRPr="002C427B">
        <w:rPr>
          <w:rStyle w:val="Hyperlink"/>
          <w:rFonts w:asciiTheme="majorHAnsi" w:hAnsiTheme="majorHAnsi"/>
          <w:rPrChange w:id="911" w:author="David Hoff" w:date="2016-04-13T08:36:00Z">
            <w:rPr>
              <w:rStyle w:val="Hyperlink"/>
              <w:rFonts w:asciiTheme="majorHAnsi" w:hAnsiTheme="majorHAnsi"/>
            </w:rPr>
          </w:rPrChange>
        </w:rPr>
        <w:fldChar w:fldCharType="end"/>
      </w:r>
      <w:r w:rsidR="003C36BC" w:rsidRPr="002C427B">
        <w:rPr>
          <w:rFonts w:asciiTheme="majorHAnsi" w:hAnsiTheme="majorHAnsi"/>
        </w:rPr>
        <w:t xml:space="preserve"> </w:t>
      </w:r>
    </w:p>
    <w:p w14:paraId="6AA01291" w14:textId="77777777" w:rsidR="00F55B5B" w:rsidRPr="002C427B" w:rsidRDefault="00AB72C9" w:rsidP="00086787">
      <w:pPr>
        <w:pStyle w:val="ListParagraph"/>
        <w:numPr>
          <w:ilvl w:val="0"/>
          <w:numId w:val="35"/>
        </w:numPr>
        <w:rPr>
          <w:rFonts w:asciiTheme="majorHAnsi" w:hAnsiTheme="majorHAnsi"/>
          <w:i/>
        </w:rPr>
      </w:pPr>
      <w:r w:rsidRPr="002C427B">
        <w:rPr>
          <w:rFonts w:asciiTheme="majorHAnsi" w:hAnsiTheme="majorHAnsi"/>
        </w:rPr>
        <w:t xml:space="preserve">RI </w:t>
      </w:r>
      <w:r w:rsidR="00F55B5B" w:rsidRPr="002C427B">
        <w:rPr>
          <w:rFonts w:asciiTheme="majorHAnsi" w:hAnsiTheme="majorHAnsi"/>
        </w:rPr>
        <w:t xml:space="preserve">1115 </w:t>
      </w:r>
      <w:r w:rsidR="00DF551E" w:rsidRPr="002C427B">
        <w:rPr>
          <w:rFonts w:asciiTheme="majorHAnsi" w:hAnsiTheme="majorHAnsi"/>
        </w:rPr>
        <w:t xml:space="preserve">Waiver Group Report: </w:t>
      </w:r>
      <w:r w:rsidR="00F55B5B" w:rsidRPr="002C427B">
        <w:rPr>
          <w:rFonts w:asciiTheme="majorHAnsi" w:hAnsiTheme="majorHAnsi"/>
        </w:rPr>
        <w:t>September 2009 paper which contains initial proposal for Rhode Island to be an Employment First state</w:t>
      </w:r>
      <w:r w:rsidR="001A44CD" w:rsidRPr="002C427B">
        <w:rPr>
          <w:rFonts w:asciiTheme="majorHAnsi" w:hAnsiTheme="majorHAnsi"/>
        </w:rPr>
        <w:t>:</w:t>
      </w:r>
      <w:r w:rsidR="00F55B5B" w:rsidRPr="002C427B">
        <w:rPr>
          <w:rFonts w:asciiTheme="majorHAnsi" w:hAnsiTheme="majorHAnsi"/>
        </w:rPr>
        <w:t xml:space="preserve"> </w:t>
      </w:r>
      <w:r w:rsidR="003B031C" w:rsidRPr="002C427B">
        <w:rPr>
          <w:rFonts w:asciiTheme="majorHAnsi" w:hAnsiTheme="majorHAnsi"/>
          <w:rPrChange w:id="912" w:author="David Hoff" w:date="2016-04-13T08:36:00Z">
            <w:rPr>
              <w:rStyle w:val="Hyperlink"/>
              <w:rFonts w:asciiTheme="majorHAnsi" w:hAnsiTheme="majorHAnsi"/>
            </w:rPr>
          </w:rPrChange>
        </w:rPr>
        <w:fldChar w:fldCharType="begin"/>
      </w:r>
      <w:r w:rsidR="003B031C" w:rsidRPr="002C427B">
        <w:rPr>
          <w:rFonts w:asciiTheme="majorHAnsi" w:hAnsiTheme="majorHAnsi"/>
          <w:rPrChange w:id="913" w:author="David Hoff" w:date="2016-04-13T08:36:00Z">
            <w:rPr/>
          </w:rPrChange>
        </w:rPr>
        <w:instrText xml:space="preserve"> HYPERLINK "http://www.ohhs.ri.gov/documents/documents09/Employmt_Wkgp_recs.pdf" </w:instrText>
      </w:r>
      <w:r w:rsidR="003B031C" w:rsidRPr="002C427B">
        <w:rPr>
          <w:rFonts w:asciiTheme="majorHAnsi" w:hAnsiTheme="majorHAnsi"/>
          <w:rPrChange w:id="914" w:author="David Hoff" w:date="2016-04-13T08:36:00Z">
            <w:rPr>
              <w:rStyle w:val="Hyperlink"/>
              <w:rFonts w:asciiTheme="majorHAnsi" w:hAnsiTheme="majorHAnsi"/>
            </w:rPr>
          </w:rPrChange>
        </w:rPr>
        <w:fldChar w:fldCharType="separate"/>
      </w:r>
      <w:r w:rsidR="00A11602" w:rsidRPr="002C427B">
        <w:rPr>
          <w:rStyle w:val="Hyperlink"/>
          <w:rFonts w:asciiTheme="majorHAnsi" w:hAnsiTheme="majorHAnsi"/>
        </w:rPr>
        <w:t>www</w:t>
      </w:r>
      <w:r w:rsidR="00F55B5B" w:rsidRPr="002C427B">
        <w:rPr>
          <w:rStyle w:val="Hyperlink"/>
          <w:rFonts w:asciiTheme="majorHAnsi" w:hAnsiTheme="majorHAnsi"/>
        </w:rPr>
        <w:t>.ohhs.ri.gov/documents/documents09/Employmt_Wkgp_recs.pdf</w:t>
      </w:r>
      <w:r w:rsidR="003B031C" w:rsidRPr="002C427B">
        <w:rPr>
          <w:rStyle w:val="Hyperlink"/>
          <w:rFonts w:asciiTheme="majorHAnsi" w:hAnsiTheme="majorHAnsi"/>
          <w:rPrChange w:id="915" w:author="David Hoff" w:date="2016-04-13T08:36:00Z">
            <w:rPr>
              <w:rStyle w:val="Hyperlink"/>
              <w:rFonts w:asciiTheme="majorHAnsi" w:hAnsiTheme="majorHAnsi"/>
            </w:rPr>
          </w:rPrChange>
        </w:rPr>
        <w:fldChar w:fldCharType="end"/>
      </w:r>
    </w:p>
    <w:p w14:paraId="19F527CF" w14:textId="77777777" w:rsidR="0077191F" w:rsidRPr="002C427B" w:rsidRDefault="0077191F" w:rsidP="0077191F">
      <w:pPr>
        <w:rPr>
          <w:rFonts w:asciiTheme="majorHAnsi" w:hAnsiTheme="majorHAnsi"/>
        </w:rPr>
      </w:pPr>
    </w:p>
    <w:p w14:paraId="6D04EF96" w14:textId="77777777" w:rsidR="0077191F" w:rsidRPr="002C427B" w:rsidRDefault="0077191F" w:rsidP="0077191F">
      <w:pPr>
        <w:rPr>
          <w:rFonts w:asciiTheme="majorHAnsi" w:hAnsiTheme="majorHAnsi"/>
          <w:b/>
        </w:rPr>
      </w:pPr>
      <w:r w:rsidRPr="002C427B">
        <w:rPr>
          <w:rFonts w:asciiTheme="majorHAnsi" w:hAnsiTheme="majorHAnsi"/>
          <w:b/>
        </w:rPr>
        <w:t>South Dakota</w:t>
      </w:r>
    </w:p>
    <w:p w14:paraId="716840F4" w14:textId="0A518841" w:rsidR="000F1F1A" w:rsidRPr="0006677D" w:rsidRDefault="00B33822" w:rsidP="00086787">
      <w:pPr>
        <w:pStyle w:val="ListParagraph"/>
        <w:numPr>
          <w:ilvl w:val="0"/>
          <w:numId w:val="36"/>
        </w:numPr>
        <w:rPr>
          <w:rFonts w:asciiTheme="majorHAnsi" w:hAnsiTheme="majorHAnsi"/>
        </w:rPr>
      </w:pPr>
      <w:r w:rsidRPr="002C427B">
        <w:rPr>
          <w:rFonts w:asciiTheme="majorHAnsi" w:hAnsiTheme="majorHAnsi"/>
        </w:rPr>
        <w:t xml:space="preserve">SD </w:t>
      </w:r>
      <w:r w:rsidR="001701AE" w:rsidRPr="002C427B">
        <w:rPr>
          <w:rFonts w:asciiTheme="majorHAnsi" w:hAnsiTheme="majorHAnsi"/>
        </w:rPr>
        <w:t xml:space="preserve">Governor’s Statement: July 2013 statement from </w:t>
      </w:r>
      <w:ins w:id="916" w:author="David Hoff" w:date="2016-04-13T08:55:00Z">
        <w:r w:rsidR="00DA5A12">
          <w:rPr>
            <w:rFonts w:asciiTheme="majorHAnsi" w:hAnsiTheme="majorHAnsi"/>
          </w:rPr>
          <w:t>G</w:t>
        </w:r>
      </w:ins>
      <w:del w:id="917" w:author="David Hoff" w:date="2016-04-13T08:55:00Z">
        <w:r w:rsidR="001A44CD" w:rsidRPr="00DA5A12" w:rsidDel="00DA5A12">
          <w:rPr>
            <w:rFonts w:asciiTheme="majorHAnsi" w:hAnsiTheme="majorHAnsi"/>
          </w:rPr>
          <w:delText>g</w:delText>
        </w:r>
      </w:del>
      <w:r w:rsidR="001701AE" w:rsidRPr="00DA5A12">
        <w:rPr>
          <w:rFonts w:asciiTheme="majorHAnsi" w:hAnsiTheme="majorHAnsi"/>
        </w:rPr>
        <w:t>overnor of South Dakota, declaring goal of making South Dakota an Employment First state</w:t>
      </w:r>
      <w:r w:rsidR="001A44CD" w:rsidRPr="00DA5A12">
        <w:rPr>
          <w:rFonts w:asciiTheme="majorHAnsi" w:hAnsiTheme="majorHAnsi"/>
        </w:rPr>
        <w:t>:</w:t>
      </w:r>
      <w:r w:rsidR="001701AE" w:rsidRPr="00DA5A12">
        <w:rPr>
          <w:rFonts w:asciiTheme="majorHAnsi" w:hAnsiTheme="majorHAnsi"/>
        </w:rPr>
        <w:t xml:space="preserve"> </w:t>
      </w:r>
      <w:r w:rsidR="003B031C" w:rsidRPr="002C427B">
        <w:rPr>
          <w:rFonts w:asciiTheme="majorHAnsi" w:hAnsiTheme="majorHAnsi"/>
          <w:rPrChange w:id="918" w:author="David Hoff" w:date="2016-04-13T08:36:00Z">
            <w:rPr>
              <w:rStyle w:val="Hyperlink"/>
              <w:rFonts w:asciiTheme="majorHAnsi" w:hAnsiTheme="majorHAnsi"/>
            </w:rPr>
          </w:rPrChange>
        </w:rPr>
        <w:fldChar w:fldCharType="begin"/>
      </w:r>
      <w:r w:rsidR="003B031C" w:rsidRPr="002C427B">
        <w:rPr>
          <w:rFonts w:asciiTheme="majorHAnsi" w:hAnsiTheme="majorHAnsi"/>
          <w:rPrChange w:id="919" w:author="David Hoff" w:date="2016-04-13T08:36:00Z">
            <w:rPr/>
          </w:rPrChange>
        </w:rPr>
        <w:instrText xml:space="preserve"> HYPERLINK "http://news.sd.gov/newsitem.aspx?id=14821" </w:instrText>
      </w:r>
      <w:r w:rsidR="003B031C" w:rsidRPr="002C427B">
        <w:rPr>
          <w:rFonts w:asciiTheme="majorHAnsi" w:hAnsiTheme="majorHAnsi"/>
          <w:rPrChange w:id="920" w:author="David Hoff" w:date="2016-04-13T08:36:00Z">
            <w:rPr>
              <w:rStyle w:val="Hyperlink"/>
              <w:rFonts w:asciiTheme="majorHAnsi" w:hAnsiTheme="majorHAnsi"/>
            </w:rPr>
          </w:rPrChange>
        </w:rPr>
        <w:fldChar w:fldCharType="separate"/>
      </w:r>
      <w:r w:rsidR="001701AE" w:rsidRPr="002C427B">
        <w:rPr>
          <w:rStyle w:val="Hyperlink"/>
          <w:rFonts w:asciiTheme="majorHAnsi" w:hAnsiTheme="majorHAnsi"/>
        </w:rPr>
        <w:t>http://news.sd.gov/newsitem.aspx?id=14821</w:t>
      </w:r>
      <w:r w:rsidR="003B031C" w:rsidRPr="002C427B">
        <w:rPr>
          <w:rStyle w:val="Hyperlink"/>
          <w:rFonts w:asciiTheme="majorHAnsi" w:hAnsiTheme="majorHAnsi"/>
          <w:rPrChange w:id="921" w:author="David Hoff" w:date="2016-04-13T08:36:00Z">
            <w:rPr>
              <w:rStyle w:val="Hyperlink"/>
              <w:rFonts w:asciiTheme="majorHAnsi" w:hAnsiTheme="majorHAnsi"/>
            </w:rPr>
          </w:rPrChange>
        </w:rPr>
        <w:fldChar w:fldCharType="end"/>
      </w:r>
      <w:r w:rsidR="001701AE" w:rsidRPr="002C427B">
        <w:rPr>
          <w:rFonts w:asciiTheme="majorHAnsi" w:hAnsiTheme="majorHAnsi"/>
        </w:rPr>
        <w:t xml:space="preserve"> </w:t>
      </w:r>
    </w:p>
    <w:p w14:paraId="4790CD65" w14:textId="77777777" w:rsidR="008B1712" w:rsidRPr="002C427B" w:rsidRDefault="008B1712" w:rsidP="00086787">
      <w:pPr>
        <w:pStyle w:val="ListParagraph"/>
        <w:numPr>
          <w:ilvl w:val="0"/>
          <w:numId w:val="36"/>
        </w:numPr>
        <w:rPr>
          <w:rFonts w:asciiTheme="majorHAnsi" w:hAnsiTheme="majorHAnsi"/>
        </w:rPr>
      </w:pPr>
      <w:r w:rsidRPr="0006677D">
        <w:rPr>
          <w:rFonts w:asciiTheme="majorHAnsi" w:hAnsiTheme="majorHAnsi"/>
        </w:rPr>
        <w:t xml:space="preserve">SD Taskforce Report: January 2014 </w:t>
      </w:r>
      <w:r w:rsidR="00C739C6" w:rsidRPr="0006677D">
        <w:rPr>
          <w:rFonts w:asciiTheme="majorHAnsi" w:hAnsiTheme="majorHAnsi"/>
          <w:i/>
        </w:rPr>
        <w:t>South Dakota Employment Works Taskforce Report</w:t>
      </w:r>
      <w:r w:rsidR="001A44CD" w:rsidRPr="0006677D">
        <w:rPr>
          <w:rFonts w:asciiTheme="majorHAnsi" w:hAnsiTheme="majorHAnsi"/>
          <w:i/>
        </w:rPr>
        <w:t>:</w:t>
      </w:r>
      <w:r w:rsidRPr="0006677D">
        <w:rPr>
          <w:rFonts w:asciiTheme="majorHAnsi" w:hAnsiTheme="majorHAnsi"/>
        </w:rPr>
        <w:t xml:space="preserve"> </w:t>
      </w:r>
      <w:r w:rsidR="003B031C" w:rsidRPr="002C427B">
        <w:rPr>
          <w:rFonts w:asciiTheme="majorHAnsi" w:hAnsiTheme="majorHAnsi"/>
          <w:rPrChange w:id="922" w:author="David Hoff" w:date="2016-04-13T08:36:00Z">
            <w:rPr>
              <w:rStyle w:val="Hyperlink"/>
              <w:rFonts w:asciiTheme="majorHAnsi" w:hAnsiTheme="majorHAnsi"/>
            </w:rPr>
          </w:rPrChange>
        </w:rPr>
        <w:fldChar w:fldCharType="begin"/>
      </w:r>
      <w:r w:rsidR="003B031C" w:rsidRPr="002C427B">
        <w:rPr>
          <w:rFonts w:asciiTheme="majorHAnsi" w:hAnsiTheme="majorHAnsi"/>
          <w:rPrChange w:id="923" w:author="David Hoff" w:date="2016-04-13T08:36:00Z">
            <w:rPr/>
          </w:rPrChange>
        </w:rPr>
        <w:instrText xml:space="preserve"> HYPERLINK "http://dhs.sd.gov/EWTF/Employment%20Works%20Task%20Force%20report%20(FINAL).pdf" </w:instrText>
      </w:r>
      <w:r w:rsidR="003B031C" w:rsidRPr="002C427B">
        <w:rPr>
          <w:rFonts w:asciiTheme="majorHAnsi" w:hAnsiTheme="majorHAnsi"/>
          <w:rPrChange w:id="92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http://dhs.sd.gov/EWTF/Employment%20Works%20Task%20Force%20report%20(FINAL).pdf</w:t>
      </w:r>
      <w:r w:rsidR="003B031C" w:rsidRPr="002C427B">
        <w:rPr>
          <w:rStyle w:val="Hyperlink"/>
          <w:rFonts w:asciiTheme="majorHAnsi" w:hAnsiTheme="majorHAnsi"/>
          <w:rPrChange w:id="925"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202D90EE" w14:textId="77777777" w:rsidR="00C924BF" w:rsidRPr="0006677D" w:rsidRDefault="00C924BF">
      <w:pPr>
        <w:rPr>
          <w:ins w:id="926" w:author="David Hoff" w:date="2016-04-12T22:34:00Z"/>
          <w:rFonts w:asciiTheme="majorHAnsi" w:hAnsiTheme="majorHAnsi"/>
        </w:rPr>
        <w:pPrChange w:id="927" w:author="David Hoff" w:date="2016-04-12T22:34:00Z">
          <w:pPr>
            <w:pStyle w:val="ListParagraph"/>
            <w:numPr>
              <w:numId w:val="36"/>
            </w:numPr>
            <w:ind w:hanging="360"/>
          </w:pPr>
        </w:pPrChange>
      </w:pPr>
    </w:p>
    <w:p w14:paraId="0F1DCDA2" w14:textId="77777777" w:rsidR="00C924BF" w:rsidRPr="002C427B" w:rsidRDefault="00CC1EAB">
      <w:pPr>
        <w:rPr>
          <w:ins w:id="928" w:author="David Hoff" w:date="2016-04-12T22:34:00Z"/>
          <w:rFonts w:asciiTheme="majorHAnsi" w:hAnsiTheme="majorHAnsi"/>
          <w:b/>
          <w:rPrChange w:id="929" w:author="David Hoff" w:date="2016-04-13T08:36:00Z">
            <w:rPr>
              <w:ins w:id="930" w:author="David Hoff" w:date="2016-04-12T22:34:00Z"/>
              <w:rFonts w:asciiTheme="majorHAnsi" w:hAnsiTheme="majorHAnsi"/>
            </w:rPr>
          </w:rPrChange>
        </w:rPr>
        <w:pPrChange w:id="931" w:author="David Hoff" w:date="2016-04-12T22:34:00Z">
          <w:pPr>
            <w:pStyle w:val="ListParagraph"/>
            <w:numPr>
              <w:numId w:val="36"/>
            </w:numPr>
            <w:ind w:hanging="360"/>
          </w:pPr>
        </w:pPrChange>
      </w:pPr>
      <w:r w:rsidRPr="002C427B">
        <w:rPr>
          <w:rFonts w:asciiTheme="majorHAnsi" w:hAnsiTheme="majorHAnsi"/>
          <w:b/>
          <w:rPrChange w:id="932" w:author="David Hoff" w:date="2016-04-13T08:36:00Z">
            <w:rPr/>
          </w:rPrChange>
        </w:rPr>
        <w:t>South Carolina</w:t>
      </w:r>
    </w:p>
    <w:p w14:paraId="4E588488" w14:textId="2344834F" w:rsidR="00CC3BD3" w:rsidRPr="002C427B" w:rsidRDefault="00CC3BD3">
      <w:pPr>
        <w:pStyle w:val="ListParagraph"/>
        <w:numPr>
          <w:ilvl w:val="0"/>
          <w:numId w:val="48"/>
        </w:numPr>
        <w:rPr>
          <w:ins w:id="933" w:author="David Hoff" w:date="2016-04-12T22:39:00Z"/>
          <w:rFonts w:asciiTheme="majorHAnsi" w:hAnsiTheme="majorHAnsi"/>
          <w:i/>
          <w:rPrChange w:id="934" w:author="David Hoff" w:date="2016-04-13T08:36:00Z">
            <w:rPr>
              <w:ins w:id="935" w:author="David Hoff" w:date="2016-04-12T22:39:00Z"/>
              <w:rFonts w:asciiTheme="majorHAnsi" w:hAnsiTheme="majorHAnsi"/>
            </w:rPr>
          </w:rPrChange>
        </w:rPr>
        <w:pPrChange w:id="936" w:author="David Hoff" w:date="2016-04-12T22:34:00Z">
          <w:pPr>
            <w:pStyle w:val="ListParagraph"/>
            <w:numPr>
              <w:numId w:val="36"/>
            </w:numPr>
            <w:ind w:hanging="360"/>
          </w:pPr>
        </w:pPrChange>
      </w:pPr>
      <w:ins w:id="937" w:author="David Hoff" w:date="2016-04-12T22:39:00Z">
        <w:r w:rsidRPr="002C427B">
          <w:rPr>
            <w:rFonts w:asciiTheme="majorHAnsi" w:hAnsiTheme="majorHAnsi"/>
          </w:rPr>
          <w:t xml:space="preserve">SC DDSN </w:t>
        </w:r>
      </w:ins>
      <w:ins w:id="938" w:author="David Hoff" w:date="2016-04-12T22:41:00Z">
        <w:r w:rsidRPr="0006677D">
          <w:rPr>
            <w:rFonts w:asciiTheme="majorHAnsi" w:hAnsiTheme="majorHAnsi"/>
          </w:rPr>
          <w:t xml:space="preserve">Employment First </w:t>
        </w:r>
      </w:ins>
      <w:ins w:id="939" w:author="David Hoff" w:date="2016-04-12T22:39:00Z">
        <w:r w:rsidRPr="0006677D">
          <w:rPr>
            <w:rFonts w:asciiTheme="majorHAnsi" w:hAnsiTheme="majorHAnsi"/>
          </w:rPr>
          <w:t xml:space="preserve">Policy: </w:t>
        </w:r>
      </w:ins>
      <w:ins w:id="940" w:author="David Hoff" w:date="2016-04-12T22:40:00Z">
        <w:r w:rsidRPr="0006677D">
          <w:rPr>
            <w:rFonts w:asciiTheme="majorHAnsi" w:hAnsiTheme="majorHAnsi"/>
          </w:rPr>
          <w:t xml:space="preserve">South Carolina Department of Disabilities and Special Needs Employment </w:t>
        </w:r>
      </w:ins>
      <w:ins w:id="941" w:author="David Hoff" w:date="2016-04-12T22:41:00Z">
        <w:r w:rsidRPr="002C427B">
          <w:rPr>
            <w:rFonts w:asciiTheme="majorHAnsi" w:hAnsiTheme="majorHAnsi"/>
          </w:rPr>
          <w:t xml:space="preserve">First Policy (700-07-DD) issued in October 2015: </w:t>
        </w:r>
      </w:ins>
      <w:ins w:id="942" w:author="David Hoff" w:date="2016-04-12T22:42:00Z">
        <w:r w:rsidRPr="002C427B">
          <w:rPr>
            <w:rFonts w:asciiTheme="majorHAnsi" w:hAnsiTheme="majorHAnsi"/>
          </w:rPr>
          <w:t>www.ddsn.sc.gov/about/directives-standards/Documents/currentdirectives/700-07-DD%20-%20NEW%20(102815).pdf</w:t>
        </w:r>
      </w:ins>
    </w:p>
    <w:p w14:paraId="1924862B" w14:textId="49F54610" w:rsidR="00CC1EAB" w:rsidRPr="002C427B" w:rsidRDefault="00CC1EAB">
      <w:pPr>
        <w:pStyle w:val="ListParagraph"/>
        <w:numPr>
          <w:ilvl w:val="0"/>
          <w:numId w:val="48"/>
        </w:numPr>
        <w:rPr>
          <w:rFonts w:asciiTheme="majorHAnsi" w:hAnsiTheme="majorHAnsi"/>
          <w:i/>
          <w:rPrChange w:id="943" w:author="David Hoff" w:date="2016-04-13T08:36:00Z">
            <w:rPr>
              <w:i/>
            </w:rPr>
          </w:rPrChange>
        </w:rPr>
        <w:pPrChange w:id="944" w:author="David Hoff" w:date="2016-04-12T22:34:00Z">
          <w:pPr>
            <w:pStyle w:val="ListParagraph"/>
            <w:numPr>
              <w:numId w:val="36"/>
            </w:numPr>
            <w:ind w:hanging="360"/>
          </w:pPr>
        </w:pPrChange>
      </w:pPr>
      <w:del w:id="945" w:author="David Hoff" w:date="2016-04-12T22:34:00Z">
        <w:r w:rsidRPr="002C427B" w:rsidDel="00C924BF">
          <w:rPr>
            <w:rFonts w:asciiTheme="majorHAnsi" w:hAnsiTheme="majorHAnsi"/>
            <w:rPrChange w:id="946" w:author="David Hoff" w:date="2016-04-13T08:36:00Z">
              <w:rPr/>
            </w:rPrChange>
          </w:rPr>
          <w:delText xml:space="preserve"> – </w:delText>
        </w:r>
      </w:del>
      <w:r w:rsidRPr="002C427B">
        <w:rPr>
          <w:rFonts w:asciiTheme="majorHAnsi" w:hAnsiTheme="majorHAnsi"/>
          <w:rPrChange w:id="947" w:author="David Hoff" w:date="2016-04-13T08:36:00Z">
            <w:rPr/>
          </w:rPrChange>
        </w:rPr>
        <w:t>SC</w:t>
      </w:r>
      <w:ins w:id="948" w:author="David Hoff" w:date="2016-04-12T22:34:00Z">
        <w:r w:rsidR="00C924BF" w:rsidRPr="002C427B">
          <w:rPr>
            <w:rFonts w:asciiTheme="majorHAnsi" w:hAnsiTheme="majorHAnsi"/>
            <w:rPrChange w:id="949" w:author="David Hoff" w:date="2016-04-13T08:36:00Z">
              <w:rPr/>
            </w:rPrChange>
          </w:rPr>
          <w:t xml:space="preserve"> </w:t>
        </w:r>
      </w:ins>
      <w:r w:rsidRPr="002C427B">
        <w:rPr>
          <w:rFonts w:asciiTheme="majorHAnsi" w:hAnsiTheme="majorHAnsi"/>
          <w:rPrChange w:id="950" w:author="David Hoff" w:date="2016-04-13T08:36:00Z">
            <w:rPr/>
          </w:rPrChange>
        </w:rPr>
        <w:t>DDSN Policy Statement: Policy statement from SC Department of Developmental Disabilities and Special Needs</w:t>
      </w:r>
      <w:r w:rsidR="009F361C" w:rsidRPr="002C427B">
        <w:rPr>
          <w:rFonts w:asciiTheme="majorHAnsi" w:hAnsiTheme="majorHAnsi"/>
          <w:rPrChange w:id="951" w:author="David Hoff" w:date="2016-04-13T08:36:00Z">
            <w:rPr/>
          </w:rPrChange>
        </w:rPr>
        <w:t xml:space="preserve"> Day Services Manual</w:t>
      </w:r>
      <w:r w:rsidRPr="002C427B">
        <w:rPr>
          <w:rFonts w:asciiTheme="majorHAnsi" w:hAnsiTheme="majorHAnsi"/>
          <w:rPrChange w:id="952" w:author="David Hoff" w:date="2016-04-13T08:36:00Z">
            <w:rPr/>
          </w:rPrChange>
        </w:rPr>
        <w:t xml:space="preserve"> “embracing the principles of employment first”</w:t>
      </w:r>
      <w:r w:rsidR="001A44CD" w:rsidRPr="002C427B">
        <w:rPr>
          <w:rFonts w:asciiTheme="majorHAnsi" w:hAnsiTheme="majorHAnsi"/>
          <w:rPrChange w:id="953" w:author="David Hoff" w:date="2016-04-13T08:36:00Z">
            <w:rPr/>
          </w:rPrChange>
        </w:rPr>
        <w:t>:</w:t>
      </w:r>
      <w:r w:rsidRPr="002C427B">
        <w:rPr>
          <w:rFonts w:asciiTheme="majorHAnsi" w:hAnsiTheme="majorHAnsi"/>
          <w:rPrChange w:id="954" w:author="David Hoff" w:date="2016-04-13T08:36:00Z">
            <w:rPr/>
          </w:rPrChange>
        </w:rPr>
        <w:t xml:space="preserve"> </w:t>
      </w:r>
      <w:r w:rsidR="00C464DB" w:rsidRPr="002C427B">
        <w:rPr>
          <w:rFonts w:asciiTheme="majorHAnsi" w:hAnsiTheme="majorHAnsi"/>
          <w:rPrChange w:id="955" w:author="David Hoff" w:date="2016-04-13T08:36:00Z">
            <w:rPr>
              <w:rStyle w:val="Hyperlink"/>
              <w:rFonts w:asciiTheme="majorHAnsi" w:hAnsiTheme="majorHAnsi"/>
            </w:rPr>
          </w:rPrChange>
        </w:rPr>
        <w:fldChar w:fldCharType="begin"/>
      </w:r>
      <w:r w:rsidR="00C464DB" w:rsidRPr="002C427B">
        <w:rPr>
          <w:rFonts w:asciiTheme="majorHAnsi" w:hAnsiTheme="majorHAnsi"/>
          <w:rPrChange w:id="956" w:author="David Hoff" w:date="2016-04-13T08:36:00Z">
            <w:rPr/>
          </w:rPrChange>
        </w:rPr>
        <w:instrText xml:space="preserve"> HYPERLINK "http://ddsn.sc.gov/providers/manualsandguidelines/Documents/dayservicesmanual/Employment%20First%20in%20South%20Carolina.PDF" </w:instrText>
      </w:r>
      <w:r w:rsidR="00C464DB" w:rsidRPr="002C427B">
        <w:rPr>
          <w:rFonts w:asciiTheme="majorHAnsi" w:hAnsiTheme="majorHAnsi"/>
          <w:rPrChange w:id="957" w:author="David Hoff" w:date="2016-04-13T08:36:00Z">
            <w:rPr>
              <w:rStyle w:val="Hyperlink"/>
              <w:rFonts w:asciiTheme="majorHAnsi" w:hAnsiTheme="majorHAnsi"/>
            </w:rPr>
          </w:rPrChange>
        </w:rPr>
        <w:fldChar w:fldCharType="separate"/>
      </w:r>
      <w:r w:rsidR="009F361C" w:rsidRPr="002C427B">
        <w:rPr>
          <w:rStyle w:val="Hyperlink"/>
          <w:rFonts w:asciiTheme="majorHAnsi" w:hAnsiTheme="majorHAnsi"/>
        </w:rPr>
        <w:t>http://ddsn.sc.gov/providers/manualsandguidelines/Documents/dayservicesmanual/Employment%20First%20in%20South%20Carolina.PDF</w:t>
      </w:r>
      <w:r w:rsidR="00C464DB" w:rsidRPr="002C427B">
        <w:rPr>
          <w:rStyle w:val="Hyperlink"/>
          <w:rFonts w:asciiTheme="majorHAnsi" w:hAnsiTheme="majorHAnsi"/>
          <w:rPrChange w:id="958" w:author="David Hoff" w:date="2016-04-13T08:36:00Z">
            <w:rPr>
              <w:rStyle w:val="Hyperlink"/>
              <w:rFonts w:asciiTheme="majorHAnsi" w:hAnsiTheme="majorHAnsi"/>
            </w:rPr>
          </w:rPrChange>
        </w:rPr>
        <w:fldChar w:fldCharType="end"/>
      </w:r>
      <w:r w:rsidR="009F361C" w:rsidRPr="002C427B">
        <w:rPr>
          <w:rFonts w:asciiTheme="majorHAnsi" w:hAnsiTheme="majorHAnsi"/>
          <w:rPrChange w:id="959" w:author="David Hoff" w:date="2016-04-13T08:36:00Z">
            <w:rPr/>
          </w:rPrChange>
        </w:rPr>
        <w:t xml:space="preserve"> </w:t>
      </w:r>
    </w:p>
    <w:p w14:paraId="293BD75F" w14:textId="77777777" w:rsidR="0077191F" w:rsidRPr="002C427B" w:rsidRDefault="0077191F" w:rsidP="0077191F">
      <w:pPr>
        <w:rPr>
          <w:rFonts w:asciiTheme="majorHAnsi" w:hAnsiTheme="majorHAnsi"/>
        </w:rPr>
      </w:pPr>
    </w:p>
    <w:p w14:paraId="77C21061" w14:textId="77777777" w:rsidR="001F346B" w:rsidRPr="003F4F26" w:rsidRDefault="001F346B" w:rsidP="0077191F">
      <w:pPr>
        <w:rPr>
          <w:rFonts w:asciiTheme="majorHAnsi" w:hAnsiTheme="majorHAnsi"/>
          <w:b/>
          <w:i/>
        </w:rPr>
      </w:pPr>
      <w:r w:rsidRPr="00DA5A12">
        <w:rPr>
          <w:rFonts w:asciiTheme="majorHAnsi" w:hAnsiTheme="majorHAnsi"/>
          <w:b/>
        </w:rPr>
        <w:t>Tennessee</w:t>
      </w:r>
    </w:p>
    <w:p w14:paraId="631221BB" w14:textId="77777777" w:rsidR="00DA5A12" w:rsidRPr="0006677D" w:rsidRDefault="00DA5A12" w:rsidP="00DA5A12">
      <w:pPr>
        <w:pStyle w:val="ListParagraph"/>
        <w:numPr>
          <w:ilvl w:val="0"/>
          <w:numId w:val="37"/>
        </w:numPr>
        <w:rPr>
          <w:ins w:id="960" w:author="David Hoff" w:date="2016-04-13T08:56:00Z"/>
          <w:rFonts w:asciiTheme="majorHAnsi" w:hAnsiTheme="majorHAnsi"/>
          <w:i/>
        </w:rPr>
      </w:pPr>
      <w:ins w:id="961" w:author="David Hoff" w:date="2016-04-13T08:56:00Z">
        <w:r w:rsidRPr="002C427B">
          <w:rPr>
            <w:rFonts w:asciiTheme="majorHAnsi" w:hAnsiTheme="majorHAnsi"/>
          </w:rPr>
          <w:t xml:space="preserve">TN Executive Order: June 2013 </w:t>
        </w:r>
        <w:r>
          <w:rPr>
            <w:rFonts w:asciiTheme="majorHAnsi" w:hAnsiTheme="majorHAnsi"/>
          </w:rPr>
          <w:t>G</w:t>
        </w:r>
        <w:del w:id="962" w:author="David Hoff" w:date="2016-04-13T08:38:00Z">
          <w:r w:rsidRPr="002C427B" w:rsidDel="0006677D">
            <w:rPr>
              <w:rFonts w:asciiTheme="majorHAnsi" w:hAnsiTheme="majorHAnsi"/>
            </w:rPr>
            <w:delText>g</w:delText>
          </w:r>
        </w:del>
        <w:r w:rsidRPr="002C427B">
          <w:rPr>
            <w:rFonts w:asciiTheme="majorHAnsi" w:hAnsiTheme="majorHAnsi"/>
          </w:rPr>
          <w:t xml:space="preserve">overnor’s </w:t>
        </w:r>
        <w:r>
          <w:rPr>
            <w:rFonts w:asciiTheme="majorHAnsi" w:hAnsiTheme="majorHAnsi"/>
          </w:rPr>
          <w:t>E</w:t>
        </w:r>
        <w:del w:id="963" w:author="David Hoff" w:date="2016-04-13T08:38:00Z">
          <w:r w:rsidRPr="002C427B" w:rsidDel="0006677D">
            <w:rPr>
              <w:rFonts w:asciiTheme="majorHAnsi" w:hAnsiTheme="majorHAnsi"/>
            </w:rPr>
            <w:delText>e</w:delText>
          </w:r>
        </w:del>
        <w:r w:rsidRPr="002C427B">
          <w:rPr>
            <w:rFonts w:asciiTheme="majorHAnsi" w:hAnsiTheme="majorHAnsi"/>
          </w:rPr>
          <w:t xml:space="preserve">xecutive </w:t>
        </w:r>
        <w:r>
          <w:rPr>
            <w:rFonts w:asciiTheme="majorHAnsi" w:hAnsiTheme="majorHAnsi"/>
          </w:rPr>
          <w:t>O</w:t>
        </w:r>
        <w:del w:id="964" w:author="David Hoff" w:date="2016-04-13T08:38:00Z">
          <w:r w:rsidRPr="002C427B" w:rsidDel="0006677D">
            <w:rPr>
              <w:rFonts w:asciiTheme="majorHAnsi" w:hAnsiTheme="majorHAnsi"/>
            </w:rPr>
            <w:delText>o</w:delText>
          </w:r>
        </w:del>
        <w:r w:rsidRPr="002C427B">
          <w:rPr>
            <w:rFonts w:asciiTheme="majorHAnsi" w:hAnsiTheme="majorHAnsi"/>
          </w:rPr>
          <w:t xml:space="preserve">rder </w:t>
        </w:r>
        <w:r>
          <w:rPr>
            <w:rFonts w:asciiTheme="majorHAnsi" w:hAnsiTheme="majorHAnsi"/>
          </w:rPr>
          <w:t xml:space="preserve">(No. 28) </w:t>
        </w:r>
        <w:r w:rsidRPr="002C427B">
          <w:rPr>
            <w:rFonts w:asciiTheme="majorHAnsi" w:hAnsiTheme="majorHAnsi"/>
          </w:rPr>
          <w:t xml:space="preserve">establishing the Tennessee Employment First Initiative: </w:t>
        </w:r>
        <w:r w:rsidRPr="002C427B">
          <w:rPr>
            <w:rFonts w:asciiTheme="majorHAnsi" w:hAnsiTheme="majorHAnsi"/>
            <w:rPrChange w:id="965" w:author="David Hoff" w:date="2016-04-13T08:36:00Z">
              <w:rPr>
                <w:rStyle w:val="Hyperlink"/>
                <w:rFonts w:asciiTheme="majorHAnsi" w:hAnsiTheme="majorHAnsi"/>
              </w:rPr>
            </w:rPrChange>
          </w:rPr>
          <w:fldChar w:fldCharType="begin"/>
        </w:r>
        <w:r w:rsidRPr="002C427B">
          <w:rPr>
            <w:rFonts w:asciiTheme="majorHAnsi" w:hAnsiTheme="majorHAnsi"/>
            <w:rPrChange w:id="966" w:author="David Hoff" w:date="2016-04-13T08:36:00Z">
              <w:rPr/>
            </w:rPrChange>
          </w:rPr>
          <w:instrText xml:space="preserve"> HYPERLINK "http://www.tn.gov/sos/pub/execorders/exec-orders-haslam28.pdf" </w:instrText>
        </w:r>
        <w:r w:rsidRPr="002C427B">
          <w:rPr>
            <w:rFonts w:asciiTheme="majorHAnsi" w:hAnsiTheme="majorHAnsi"/>
            <w:rPrChange w:id="967"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www.tn.gov/sos/pub/execorders/exec-orders-haslam28.pdf</w:t>
        </w:r>
        <w:r w:rsidRPr="002C427B">
          <w:rPr>
            <w:rStyle w:val="Hyperlink"/>
            <w:rFonts w:asciiTheme="majorHAnsi" w:hAnsiTheme="majorHAnsi"/>
            <w:rPrChange w:id="968" w:author="David Hoff" w:date="2016-04-13T08:36:00Z">
              <w:rPr>
                <w:rStyle w:val="Hyperlink"/>
                <w:rFonts w:asciiTheme="majorHAnsi" w:hAnsiTheme="majorHAnsi"/>
              </w:rPr>
            </w:rPrChange>
          </w:rPr>
          <w:fldChar w:fldCharType="end"/>
        </w:r>
        <w:r w:rsidRPr="002C427B">
          <w:rPr>
            <w:rFonts w:asciiTheme="majorHAnsi" w:hAnsiTheme="majorHAnsi"/>
          </w:rPr>
          <w:t xml:space="preserve"> </w:t>
        </w:r>
      </w:ins>
    </w:p>
    <w:p w14:paraId="1D31A809" w14:textId="623AAD1D" w:rsidR="00CC3BD3" w:rsidRPr="002C427B" w:rsidRDefault="00CC3BD3" w:rsidP="00086787">
      <w:pPr>
        <w:pStyle w:val="ListParagraph"/>
        <w:numPr>
          <w:ilvl w:val="0"/>
          <w:numId w:val="37"/>
        </w:numPr>
        <w:rPr>
          <w:ins w:id="969" w:author="David Hoff" w:date="2016-04-12T22:47:00Z"/>
          <w:rFonts w:asciiTheme="majorHAnsi" w:hAnsiTheme="majorHAnsi"/>
          <w:i/>
          <w:rPrChange w:id="970" w:author="David Hoff" w:date="2016-04-13T08:36:00Z">
            <w:rPr>
              <w:ins w:id="971" w:author="David Hoff" w:date="2016-04-12T22:47:00Z"/>
              <w:rFonts w:asciiTheme="majorHAnsi" w:hAnsiTheme="majorHAnsi"/>
            </w:rPr>
          </w:rPrChange>
        </w:rPr>
      </w:pPr>
      <w:ins w:id="972" w:author="David Hoff" w:date="2016-04-12T22:47:00Z">
        <w:r w:rsidRPr="00DA5A12">
          <w:rPr>
            <w:rFonts w:asciiTheme="majorHAnsi" w:hAnsiTheme="majorHAnsi"/>
          </w:rPr>
          <w:t xml:space="preserve">TN Employment First Taskforce: Website of Tennessee Employment First Taskforce include annual reports: </w:t>
        </w:r>
      </w:ins>
      <w:ins w:id="973" w:author="David Hoff" w:date="2016-04-12T22:48:00Z">
        <w:r w:rsidRPr="0006677D">
          <w:rPr>
            <w:rFonts w:asciiTheme="majorHAnsi" w:hAnsiTheme="majorHAnsi"/>
          </w:rPr>
          <w:fldChar w:fldCharType="begin"/>
        </w:r>
        <w:r w:rsidRPr="002C427B">
          <w:rPr>
            <w:rFonts w:asciiTheme="majorHAnsi" w:hAnsiTheme="majorHAnsi"/>
          </w:rPr>
          <w:instrText xml:space="preserve"> HYPERLINK "https://www.tn.gov/didd/article/employment-first-task-force" </w:instrText>
        </w:r>
        <w:r w:rsidRPr="0006677D">
          <w:rPr>
            <w:rFonts w:asciiTheme="majorHAnsi" w:hAnsiTheme="majorHAnsi"/>
            <w:rPrChange w:id="974" w:author="David Hoff" w:date="2016-04-13T08:36:00Z">
              <w:rPr>
                <w:rFonts w:asciiTheme="majorHAnsi" w:hAnsiTheme="majorHAnsi"/>
              </w:rPr>
            </w:rPrChange>
          </w:rPr>
          <w:fldChar w:fldCharType="separate"/>
        </w:r>
        <w:r w:rsidRPr="0006677D">
          <w:rPr>
            <w:rStyle w:val="Hyperlink"/>
            <w:rFonts w:asciiTheme="majorHAnsi" w:hAnsiTheme="majorHAnsi"/>
          </w:rPr>
          <w:t>https://www.tn.gov/didd/article/employment-first-task-force</w:t>
        </w:r>
        <w:r w:rsidRPr="0006677D">
          <w:rPr>
            <w:rFonts w:asciiTheme="majorHAnsi" w:hAnsiTheme="majorHAnsi"/>
          </w:rPr>
          <w:fldChar w:fldCharType="end"/>
        </w:r>
        <w:r w:rsidRPr="002C427B">
          <w:rPr>
            <w:rFonts w:asciiTheme="majorHAnsi" w:hAnsiTheme="majorHAnsi"/>
          </w:rPr>
          <w:t xml:space="preserve"> </w:t>
        </w:r>
      </w:ins>
    </w:p>
    <w:p w14:paraId="5E8C4965" w14:textId="19762F0D" w:rsidR="00CC3BD3" w:rsidRPr="0006677D" w:rsidDel="00DA5A12" w:rsidRDefault="00CC3BD3" w:rsidP="00CC3BD3">
      <w:pPr>
        <w:pStyle w:val="ListParagraph"/>
        <w:numPr>
          <w:ilvl w:val="0"/>
          <w:numId w:val="37"/>
        </w:numPr>
        <w:rPr>
          <w:del w:id="975" w:author="David Hoff" w:date="2016-04-13T08:56:00Z"/>
          <w:rFonts w:asciiTheme="majorHAnsi" w:hAnsiTheme="majorHAnsi"/>
          <w:i/>
        </w:rPr>
      </w:pPr>
      <w:moveToRangeStart w:id="976" w:author="David Hoff" w:date="2016-04-12T22:48:00Z" w:name="move322120625"/>
      <w:moveTo w:id="977" w:author="David Hoff" w:date="2016-04-12T22:48:00Z">
        <w:del w:id="978" w:author="David Hoff" w:date="2016-04-13T08:56:00Z">
          <w:r w:rsidRPr="002C427B" w:rsidDel="00DA5A12">
            <w:rPr>
              <w:rFonts w:asciiTheme="majorHAnsi" w:hAnsiTheme="majorHAnsi"/>
            </w:rPr>
            <w:delText xml:space="preserve">TN Executive Order: June 2013 </w:delText>
          </w:r>
        </w:del>
        <w:del w:id="979" w:author="David Hoff" w:date="2016-04-13T08:38:00Z">
          <w:r w:rsidRPr="002C427B" w:rsidDel="0006677D">
            <w:rPr>
              <w:rFonts w:asciiTheme="majorHAnsi" w:hAnsiTheme="majorHAnsi"/>
            </w:rPr>
            <w:delText>g</w:delText>
          </w:r>
        </w:del>
        <w:del w:id="980" w:author="David Hoff" w:date="2016-04-13T08:56:00Z">
          <w:r w:rsidRPr="002C427B" w:rsidDel="00DA5A12">
            <w:rPr>
              <w:rFonts w:asciiTheme="majorHAnsi" w:hAnsiTheme="majorHAnsi"/>
            </w:rPr>
            <w:delText xml:space="preserve">overnor’s </w:delText>
          </w:r>
        </w:del>
        <w:del w:id="981" w:author="David Hoff" w:date="2016-04-13T08:38:00Z">
          <w:r w:rsidRPr="002C427B" w:rsidDel="0006677D">
            <w:rPr>
              <w:rFonts w:asciiTheme="majorHAnsi" w:hAnsiTheme="majorHAnsi"/>
            </w:rPr>
            <w:delText>e</w:delText>
          </w:r>
        </w:del>
        <w:del w:id="982" w:author="David Hoff" w:date="2016-04-13T08:56:00Z">
          <w:r w:rsidRPr="002C427B" w:rsidDel="00DA5A12">
            <w:rPr>
              <w:rFonts w:asciiTheme="majorHAnsi" w:hAnsiTheme="majorHAnsi"/>
            </w:rPr>
            <w:delText xml:space="preserve">xecutive </w:delText>
          </w:r>
        </w:del>
        <w:del w:id="983" w:author="David Hoff" w:date="2016-04-13T08:38:00Z">
          <w:r w:rsidRPr="002C427B" w:rsidDel="0006677D">
            <w:rPr>
              <w:rFonts w:asciiTheme="majorHAnsi" w:hAnsiTheme="majorHAnsi"/>
            </w:rPr>
            <w:delText>o</w:delText>
          </w:r>
        </w:del>
        <w:del w:id="984" w:author="David Hoff" w:date="2016-04-13T08:56:00Z">
          <w:r w:rsidRPr="002C427B" w:rsidDel="00DA5A12">
            <w:rPr>
              <w:rFonts w:asciiTheme="majorHAnsi" w:hAnsiTheme="majorHAnsi"/>
            </w:rPr>
            <w:delText xml:space="preserve">rder establishing the Tennessee Employment First Initiative: </w:delText>
          </w:r>
          <w:r w:rsidRPr="002C427B" w:rsidDel="00DA5A12">
            <w:rPr>
              <w:rFonts w:asciiTheme="majorHAnsi" w:hAnsiTheme="majorHAnsi"/>
              <w:rPrChange w:id="985" w:author="David Hoff" w:date="2016-04-13T08:36:00Z">
                <w:rPr>
                  <w:rStyle w:val="Hyperlink"/>
                  <w:rFonts w:asciiTheme="majorHAnsi" w:hAnsiTheme="majorHAnsi"/>
                </w:rPr>
              </w:rPrChange>
            </w:rPr>
            <w:fldChar w:fldCharType="begin"/>
          </w:r>
          <w:r w:rsidRPr="002C427B" w:rsidDel="00DA5A12">
            <w:rPr>
              <w:rFonts w:asciiTheme="majorHAnsi" w:hAnsiTheme="majorHAnsi"/>
              <w:rPrChange w:id="986" w:author="David Hoff" w:date="2016-04-13T08:36:00Z">
                <w:rPr/>
              </w:rPrChange>
            </w:rPr>
            <w:delInstrText xml:space="preserve"> HYPERLINK "http://www.tn.gov/sos/pub/execorders/exec-orders-haslam28.pdf" </w:delInstrText>
          </w:r>
          <w:r w:rsidRPr="002C427B" w:rsidDel="00DA5A12">
            <w:rPr>
              <w:rFonts w:asciiTheme="majorHAnsi" w:hAnsiTheme="majorHAnsi"/>
              <w:rPrChange w:id="987" w:author="David Hoff" w:date="2016-04-13T08:36:00Z">
                <w:rPr>
                  <w:rStyle w:val="Hyperlink"/>
                  <w:rFonts w:asciiTheme="majorHAnsi" w:hAnsiTheme="majorHAnsi"/>
                </w:rPr>
              </w:rPrChange>
            </w:rPr>
            <w:fldChar w:fldCharType="separate"/>
          </w:r>
          <w:r w:rsidRPr="002C427B" w:rsidDel="00DA5A12">
            <w:rPr>
              <w:rStyle w:val="Hyperlink"/>
              <w:rFonts w:asciiTheme="majorHAnsi" w:hAnsiTheme="majorHAnsi"/>
            </w:rPr>
            <w:delText>www.tn.gov/sos/pub/execorders/exec-orders-haslam28.pdf</w:delText>
          </w:r>
          <w:r w:rsidRPr="002C427B" w:rsidDel="00DA5A12">
            <w:rPr>
              <w:rStyle w:val="Hyperlink"/>
              <w:rFonts w:asciiTheme="majorHAnsi" w:hAnsiTheme="majorHAnsi"/>
              <w:rPrChange w:id="988" w:author="David Hoff" w:date="2016-04-13T08:36:00Z">
                <w:rPr>
                  <w:rStyle w:val="Hyperlink"/>
                  <w:rFonts w:asciiTheme="majorHAnsi" w:hAnsiTheme="majorHAnsi"/>
                </w:rPr>
              </w:rPrChange>
            </w:rPr>
            <w:fldChar w:fldCharType="end"/>
          </w:r>
          <w:r w:rsidRPr="002C427B" w:rsidDel="00DA5A12">
            <w:rPr>
              <w:rFonts w:asciiTheme="majorHAnsi" w:hAnsiTheme="majorHAnsi"/>
            </w:rPr>
            <w:delText xml:space="preserve"> </w:delText>
          </w:r>
        </w:del>
      </w:moveTo>
    </w:p>
    <w:moveToRangeEnd w:id="976"/>
    <w:p w14:paraId="6AFB5445" w14:textId="77777777" w:rsidR="00E5423F" w:rsidRPr="002C427B" w:rsidDel="0006677D" w:rsidRDefault="00E5423F" w:rsidP="00086787">
      <w:pPr>
        <w:pStyle w:val="ListParagraph"/>
        <w:numPr>
          <w:ilvl w:val="0"/>
          <w:numId w:val="37"/>
        </w:numPr>
        <w:rPr>
          <w:del w:id="989" w:author="David Hoff" w:date="2016-04-13T08:38:00Z"/>
          <w:rFonts w:asciiTheme="majorHAnsi" w:hAnsiTheme="majorHAnsi"/>
          <w:i/>
        </w:rPr>
      </w:pPr>
      <w:r w:rsidRPr="00DA5A12">
        <w:rPr>
          <w:rFonts w:asciiTheme="majorHAnsi" w:hAnsiTheme="majorHAnsi"/>
        </w:rPr>
        <w:t xml:space="preserve">TN DMRS Employment First Statement: 2003 statement of support from the Tennessee Division of </w:t>
      </w:r>
      <w:r w:rsidR="0047540A" w:rsidRPr="00DA5A12">
        <w:rPr>
          <w:rFonts w:asciiTheme="majorHAnsi" w:hAnsiTheme="majorHAnsi"/>
        </w:rPr>
        <w:t>Intellectual and Developmen</w:t>
      </w:r>
      <w:r w:rsidR="006E0E9A" w:rsidRPr="002C427B">
        <w:rPr>
          <w:rFonts w:asciiTheme="majorHAnsi" w:hAnsiTheme="majorHAnsi"/>
        </w:rPr>
        <w:t>t</w:t>
      </w:r>
      <w:r w:rsidR="0047540A" w:rsidRPr="002C427B">
        <w:rPr>
          <w:rFonts w:asciiTheme="majorHAnsi" w:hAnsiTheme="majorHAnsi"/>
        </w:rPr>
        <w:t xml:space="preserve">al Disabilities </w:t>
      </w:r>
      <w:r w:rsidRPr="002C427B">
        <w:rPr>
          <w:rFonts w:asciiTheme="majorHAnsi" w:hAnsiTheme="majorHAnsi"/>
        </w:rPr>
        <w:t xml:space="preserve">in support of Tennessee’s Employment First </w:t>
      </w:r>
      <w:r w:rsidR="001A44CD" w:rsidRPr="002C427B">
        <w:rPr>
          <w:rFonts w:asciiTheme="majorHAnsi" w:hAnsiTheme="majorHAnsi"/>
        </w:rPr>
        <w:t>i</w:t>
      </w:r>
      <w:r w:rsidRPr="002C427B">
        <w:rPr>
          <w:rFonts w:asciiTheme="majorHAnsi" w:hAnsiTheme="majorHAnsi"/>
        </w:rPr>
        <w:t>nitiative</w:t>
      </w:r>
      <w:r w:rsidR="001A44CD"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990" w:author="David Hoff" w:date="2016-04-13T08:36:00Z">
            <w:rPr>
              <w:rStyle w:val="Hyperlink"/>
              <w:rFonts w:asciiTheme="majorHAnsi" w:hAnsiTheme="majorHAnsi"/>
            </w:rPr>
          </w:rPrChange>
        </w:rPr>
        <w:fldChar w:fldCharType="begin"/>
      </w:r>
      <w:r w:rsidR="003B031C" w:rsidRPr="002C427B">
        <w:rPr>
          <w:rFonts w:asciiTheme="majorHAnsi" w:hAnsiTheme="majorHAnsi"/>
          <w:rPrChange w:id="991" w:author="David Hoff" w:date="2016-04-13T08:36:00Z">
            <w:rPr/>
          </w:rPrChange>
        </w:rPr>
        <w:instrText xml:space="preserve"> HYPERLINK "http://www.onestops.info/resources/TN_CEP/Employment_First_Final.doc" </w:instrText>
      </w:r>
      <w:r w:rsidR="003B031C" w:rsidRPr="002C427B">
        <w:rPr>
          <w:rFonts w:asciiTheme="majorHAnsi" w:hAnsiTheme="majorHAnsi"/>
          <w:rPrChange w:id="99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www.onestops.info/resources/TN_CEP/</w:t>
      </w:r>
      <w:r w:rsidRPr="002C427B">
        <w:rPr>
          <w:rStyle w:val="Hyperlink"/>
          <w:rFonts w:asciiTheme="majorHAnsi" w:hAnsiTheme="majorHAnsi"/>
          <w:bCs/>
        </w:rPr>
        <w:t>Employment</w:t>
      </w:r>
      <w:r w:rsidRPr="002C427B">
        <w:rPr>
          <w:rStyle w:val="Hyperlink"/>
          <w:rFonts w:asciiTheme="majorHAnsi" w:hAnsiTheme="majorHAnsi"/>
        </w:rPr>
        <w:t>_</w:t>
      </w:r>
      <w:r w:rsidRPr="002C427B">
        <w:rPr>
          <w:rStyle w:val="Hyperlink"/>
          <w:rFonts w:asciiTheme="majorHAnsi" w:hAnsiTheme="majorHAnsi"/>
          <w:bCs/>
        </w:rPr>
        <w:t>First</w:t>
      </w:r>
      <w:r w:rsidRPr="002C427B">
        <w:rPr>
          <w:rStyle w:val="Hyperlink"/>
          <w:rFonts w:asciiTheme="majorHAnsi" w:hAnsiTheme="majorHAnsi"/>
        </w:rPr>
        <w:t>_Final.doc</w:t>
      </w:r>
      <w:r w:rsidR="003B031C" w:rsidRPr="002C427B">
        <w:rPr>
          <w:rStyle w:val="Hyperlink"/>
          <w:rFonts w:asciiTheme="majorHAnsi" w:hAnsiTheme="majorHAnsi"/>
          <w:rPrChange w:id="993" w:author="David Hoff" w:date="2016-04-13T08:36:00Z">
            <w:rPr>
              <w:rStyle w:val="Hyperlink"/>
              <w:rFonts w:asciiTheme="majorHAnsi" w:hAnsiTheme="majorHAnsi"/>
            </w:rPr>
          </w:rPrChange>
        </w:rPr>
        <w:fldChar w:fldCharType="end"/>
      </w:r>
    </w:p>
    <w:p w14:paraId="46DCBECC" w14:textId="50CCDECD" w:rsidR="00A34A4D" w:rsidRPr="0006677D" w:rsidDel="00CC3BD3" w:rsidRDefault="00A34A4D" w:rsidP="00DA5A12">
      <w:pPr>
        <w:pStyle w:val="ListParagraph"/>
        <w:numPr>
          <w:ilvl w:val="0"/>
          <w:numId w:val="37"/>
        </w:numPr>
        <w:rPr>
          <w:rFonts w:asciiTheme="majorHAnsi" w:hAnsiTheme="majorHAnsi"/>
          <w:i/>
          <w:rPrChange w:id="994" w:author="David Hoff" w:date="2016-04-13T08:38:00Z">
            <w:rPr>
              <w:i/>
            </w:rPr>
          </w:rPrChange>
        </w:rPr>
      </w:pPr>
      <w:moveFromRangeStart w:id="995" w:author="David Hoff" w:date="2016-04-12T22:48:00Z" w:name="move322120625"/>
      <w:moveFrom w:id="996" w:author="David Hoff" w:date="2016-04-12T22:48:00Z">
        <w:r w:rsidRPr="0006677D" w:rsidDel="00CC3BD3">
          <w:rPr>
            <w:rFonts w:asciiTheme="majorHAnsi" w:hAnsiTheme="majorHAnsi"/>
            <w:rPrChange w:id="997" w:author="David Hoff" w:date="2016-04-13T08:38:00Z">
              <w:rPr/>
            </w:rPrChange>
          </w:rPr>
          <w:t xml:space="preserve">TN Executive Order: June 2013 </w:t>
        </w:r>
        <w:r w:rsidR="006647BC" w:rsidRPr="0006677D" w:rsidDel="00CC3BD3">
          <w:rPr>
            <w:rFonts w:asciiTheme="majorHAnsi" w:hAnsiTheme="majorHAnsi"/>
            <w:rPrChange w:id="998" w:author="David Hoff" w:date="2016-04-13T08:38:00Z">
              <w:rPr/>
            </w:rPrChange>
          </w:rPr>
          <w:t>g</w:t>
        </w:r>
        <w:r w:rsidRPr="0006677D" w:rsidDel="00CC3BD3">
          <w:rPr>
            <w:rFonts w:asciiTheme="majorHAnsi" w:hAnsiTheme="majorHAnsi"/>
            <w:rPrChange w:id="999" w:author="David Hoff" w:date="2016-04-13T08:38:00Z">
              <w:rPr/>
            </w:rPrChange>
          </w:rPr>
          <w:t xml:space="preserve">overnor’s </w:t>
        </w:r>
        <w:r w:rsidR="006647BC" w:rsidRPr="0006677D" w:rsidDel="00CC3BD3">
          <w:rPr>
            <w:rFonts w:asciiTheme="majorHAnsi" w:hAnsiTheme="majorHAnsi"/>
            <w:rPrChange w:id="1000" w:author="David Hoff" w:date="2016-04-13T08:38:00Z">
              <w:rPr/>
            </w:rPrChange>
          </w:rPr>
          <w:t>e</w:t>
        </w:r>
        <w:r w:rsidRPr="0006677D" w:rsidDel="00CC3BD3">
          <w:rPr>
            <w:rFonts w:asciiTheme="majorHAnsi" w:hAnsiTheme="majorHAnsi"/>
            <w:rPrChange w:id="1001" w:author="David Hoff" w:date="2016-04-13T08:38:00Z">
              <w:rPr/>
            </w:rPrChange>
          </w:rPr>
          <w:t xml:space="preserve">xecutive </w:t>
        </w:r>
        <w:r w:rsidR="006647BC" w:rsidRPr="0006677D" w:rsidDel="00CC3BD3">
          <w:rPr>
            <w:rFonts w:asciiTheme="majorHAnsi" w:hAnsiTheme="majorHAnsi"/>
            <w:rPrChange w:id="1002" w:author="David Hoff" w:date="2016-04-13T08:38:00Z">
              <w:rPr/>
            </w:rPrChange>
          </w:rPr>
          <w:t>o</w:t>
        </w:r>
        <w:r w:rsidRPr="0006677D" w:rsidDel="00CC3BD3">
          <w:rPr>
            <w:rFonts w:asciiTheme="majorHAnsi" w:hAnsiTheme="majorHAnsi"/>
            <w:rPrChange w:id="1003" w:author="David Hoff" w:date="2016-04-13T08:38:00Z">
              <w:rPr/>
            </w:rPrChange>
          </w:rPr>
          <w:t>rder establishing the Tennessee Employment First Initiative</w:t>
        </w:r>
        <w:r w:rsidR="006647BC" w:rsidRPr="0006677D" w:rsidDel="00CC3BD3">
          <w:rPr>
            <w:rFonts w:asciiTheme="majorHAnsi" w:hAnsiTheme="majorHAnsi"/>
            <w:rPrChange w:id="1004" w:author="David Hoff" w:date="2016-04-13T08:38:00Z">
              <w:rPr/>
            </w:rPrChange>
          </w:rPr>
          <w:t>:</w:t>
        </w:r>
        <w:r w:rsidRPr="0006677D" w:rsidDel="00CC3BD3">
          <w:rPr>
            <w:rFonts w:asciiTheme="majorHAnsi" w:hAnsiTheme="majorHAnsi"/>
            <w:rPrChange w:id="1005" w:author="David Hoff" w:date="2016-04-13T08:38:00Z">
              <w:rPr/>
            </w:rPrChange>
          </w:rPr>
          <w:t xml:space="preserve"> </w:t>
        </w:r>
        <w:r w:rsidR="00C464DB" w:rsidRPr="0006677D" w:rsidDel="00CC3BD3">
          <w:rPr>
            <w:rFonts w:asciiTheme="majorHAnsi" w:hAnsiTheme="majorHAnsi"/>
            <w:rPrChange w:id="1006" w:author="David Hoff" w:date="2016-04-13T08:38:00Z">
              <w:rPr>
                <w:rStyle w:val="Hyperlink"/>
                <w:rFonts w:asciiTheme="majorHAnsi" w:hAnsiTheme="majorHAnsi"/>
              </w:rPr>
            </w:rPrChange>
          </w:rPr>
          <w:fldChar w:fldCharType="begin"/>
        </w:r>
        <w:r w:rsidR="00C464DB" w:rsidRPr="0006677D" w:rsidDel="00CC3BD3">
          <w:rPr>
            <w:rFonts w:asciiTheme="majorHAnsi" w:hAnsiTheme="majorHAnsi"/>
            <w:rPrChange w:id="1007" w:author="David Hoff" w:date="2016-04-13T08:38:00Z">
              <w:rPr/>
            </w:rPrChange>
          </w:rPr>
          <w:instrText xml:space="preserve"> HYPERLINK "http://www.tn.gov/sos/pub/execorders/exec-orders-haslam28.pdf" </w:instrText>
        </w:r>
        <w:r w:rsidR="00C464DB" w:rsidRPr="0006677D" w:rsidDel="00CC3BD3">
          <w:rPr>
            <w:rFonts w:asciiTheme="majorHAnsi" w:hAnsiTheme="majorHAnsi"/>
            <w:rPrChange w:id="1008" w:author="David Hoff" w:date="2016-04-13T08:38:00Z">
              <w:rPr>
                <w:rStyle w:val="Hyperlink"/>
                <w:rFonts w:asciiTheme="majorHAnsi" w:hAnsiTheme="majorHAnsi"/>
              </w:rPr>
            </w:rPrChange>
          </w:rPr>
          <w:fldChar w:fldCharType="separate"/>
        </w:r>
        <w:r w:rsidR="00900CA1" w:rsidRPr="0006677D" w:rsidDel="00CC3BD3">
          <w:rPr>
            <w:rStyle w:val="Hyperlink"/>
            <w:rFonts w:asciiTheme="majorHAnsi" w:hAnsiTheme="majorHAnsi"/>
          </w:rPr>
          <w:t>www.tn.gov/sos/pub/execorders/exec-orders-haslam28.pdf</w:t>
        </w:r>
        <w:r w:rsidR="00C464DB" w:rsidRPr="0006677D" w:rsidDel="00CC3BD3">
          <w:rPr>
            <w:rStyle w:val="Hyperlink"/>
            <w:rFonts w:asciiTheme="majorHAnsi" w:hAnsiTheme="majorHAnsi"/>
            <w:rPrChange w:id="1009" w:author="David Hoff" w:date="2016-04-13T08:38:00Z">
              <w:rPr>
                <w:rStyle w:val="Hyperlink"/>
                <w:rFonts w:asciiTheme="majorHAnsi" w:hAnsiTheme="majorHAnsi"/>
              </w:rPr>
            </w:rPrChange>
          </w:rPr>
          <w:fldChar w:fldCharType="end"/>
        </w:r>
        <w:r w:rsidRPr="0006677D" w:rsidDel="00CC3BD3">
          <w:rPr>
            <w:rFonts w:asciiTheme="majorHAnsi" w:hAnsiTheme="majorHAnsi"/>
            <w:rPrChange w:id="1010" w:author="David Hoff" w:date="2016-04-13T08:38:00Z">
              <w:rPr/>
            </w:rPrChange>
          </w:rPr>
          <w:t xml:space="preserve"> </w:t>
        </w:r>
      </w:moveFrom>
    </w:p>
    <w:moveFromRangeEnd w:id="995"/>
    <w:p w14:paraId="1D9068F6" w14:textId="77777777" w:rsidR="00D42604" w:rsidRPr="0006677D" w:rsidRDefault="000E6D01" w:rsidP="00086787">
      <w:pPr>
        <w:pStyle w:val="ListParagraph"/>
        <w:numPr>
          <w:ilvl w:val="0"/>
          <w:numId w:val="37"/>
        </w:numPr>
        <w:rPr>
          <w:rFonts w:asciiTheme="majorHAnsi" w:hAnsiTheme="majorHAnsi"/>
          <w:i/>
        </w:rPr>
      </w:pPr>
      <w:r w:rsidRPr="0006677D">
        <w:rPr>
          <w:rFonts w:asciiTheme="majorHAnsi" w:hAnsiTheme="majorHAnsi"/>
        </w:rPr>
        <w:t>TN DIDD Employment First Website: Employment First section of Tennessee Department of Intellectual and Developmental Disabilities website</w:t>
      </w:r>
      <w:r w:rsidR="003A610E" w:rsidRPr="0006677D">
        <w:rPr>
          <w:rFonts w:asciiTheme="majorHAnsi" w:hAnsiTheme="majorHAnsi"/>
        </w:rPr>
        <w:t xml:space="preserve">: </w:t>
      </w:r>
      <w:r w:rsidR="003B031C" w:rsidRPr="002C427B">
        <w:rPr>
          <w:rFonts w:asciiTheme="majorHAnsi" w:hAnsiTheme="majorHAnsi"/>
          <w:rPrChange w:id="1011" w:author="David Hoff" w:date="2016-04-13T08:36:00Z">
            <w:rPr>
              <w:rStyle w:val="Hyperlink"/>
              <w:rFonts w:asciiTheme="majorHAnsi" w:hAnsiTheme="majorHAnsi"/>
            </w:rPr>
          </w:rPrChange>
        </w:rPr>
        <w:fldChar w:fldCharType="begin"/>
      </w:r>
      <w:r w:rsidR="003B031C" w:rsidRPr="002C427B">
        <w:rPr>
          <w:rFonts w:asciiTheme="majorHAnsi" w:hAnsiTheme="majorHAnsi"/>
          <w:rPrChange w:id="1012" w:author="David Hoff" w:date="2016-04-13T08:36:00Z">
            <w:rPr/>
          </w:rPrChange>
        </w:rPr>
        <w:instrText xml:space="preserve"> HYPERLINK "http://www.tn.gov/didd/topic/employment-first" </w:instrText>
      </w:r>
      <w:r w:rsidR="003B031C" w:rsidRPr="002C427B">
        <w:rPr>
          <w:rFonts w:asciiTheme="majorHAnsi" w:hAnsiTheme="majorHAnsi"/>
          <w:rPrChange w:id="1013" w:author="David Hoff" w:date="2016-04-13T08:36:00Z">
            <w:rPr>
              <w:rStyle w:val="Hyperlink"/>
              <w:rFonts w:asciiTheme="majorHAnsi" w:hAnsiTheme="majorHAnsi"/>
            </w:rPr>
          </w:rPrChange>
        </w:rPr>
        <w:fldChar w:fldCharType="separate"/>
      </w:r>
      <w:r w:rsidR="008B7E94" w:rsidRPr="002C427B">
        <w:rPr>
          <w:rStyle w:val="Hyperlink"/>
          <w:rFonts w:asciiTheme="majorHAnsi" w:hAnsiTheme="majorHAnsi"/>
        </w:rPr>
        <w:t>http://www.tn.gov/didd/topic/employment-first</w:t>
      </w:r>
      <w:r w:rsidR="003B031C" w:rsidRPr="002C427B">
        <w:rPr>
          <w:rStyle w:val="Hyperlink"/>
          <w:rFonts w:asciiTheme="majorHAnsi" w:hAnsiTheme="majorHAnsi"/>
          <w:rPrChange w:id="1014" w:author="David Hoff" w:date="2016-04-13T08:36:00Z">
            <w:rPr>
              <w:rStyle w:val="Hyperlink"/>
              <w:rFonts w:asciiTheme="majorHAnsi" w:hAnsiTheme="majorHAnsi"/>
            </w:rPr>
          </w:rPrChange>
        </w:rPr>
        <w:fldChar w:fldCharType="end"/>
      </w:r>
      <w:r w:rsidR="00C739C6" w:rsidRPr="002C427B">
        <w:rPr>
          <w:rFonts w:asciiTheme="majorHAnsi" w:hAnsiTheme="majorHAnsi"/>
        </w:rPr>
        <w:t xml:space="preserve"> </w:t>
      </w:r>
    </w:p>
    <w:p w14:paraId="48175878" w14:textId="77777777" w:rsidR="001F346B" w:rsidRPr="002C427B" w:rsidRDefault="001F346B" w:rsidP="00086787">
      <w:pPr>
        <w:pStyle w:val="ListParagraph"/>
        <w:numPr>
          <w:ilvl w:val="0"/>
          <w:numId w:val="37"/>
        </w:numPr>
        <w:rPr>
          <w:rFonts w:asciiTheme="majorHAnsi" w:hAnsiTheme="majorHAnsi"/>
          <w:i/>
        </w:rPr>
      </w:pPr>
      <w:r w:rsidRPr="002C427B">
        <w:rPr>
          <w:rFonts w:asciiTheme="majorHAnsi" w:hAnsiTheme="majorHAnsi"/>
        </w:rPr>
        <w:t>TN Employment First Overview: Publication from the Institute for Community Inclusion providing an overview of Tennessee’s Employment First policy</w:t>
      </w:r>
      <w:r w:rsidR="003A610E"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015" w:author="David Hoff" w:date="2016-04-13T08:36:00Z">
            <w:rPr>
              <w:rStyle w:val="Hyperlink"/>
              <w:rFonts w:asciiTheme="majorHAnsi" w:hAnsiTheme="majorHAnsi"/>
            </w:rPr>
          </w:rPrChange>
        </w:rPr>
        <w:fldChar w:fldCharType="begin"/>
      </w:r>
      <w:r w:rsidR="003B031C" w:rsidRPr="002C427B">
        <w:rPr>
          <w:rFonts w:asciiTheme="majorHAnsi" w:hAnsiTheme="majorHAnsi"/>
          <w:rPrChange w:id="1016" w:author="David Hoff" w:date="2016-04-13T08:36:00Z">
            <w:rPr/>
          </w:rPrChange>
        </w:rPr>
        <w:instrText xml:space="preserve"> HYPERLINK "http://www.communityinclusion.org/article.php?article_id=202" </w:instrText>
      </w:r>
      <w:r w:rsidR="003B031C" w:rsidRPr="002C427B">
        <w:rPr>
          <w:rFonts w:asciiTheme="majorHAnsi" w:hAnsiTheme="majorHAnsi"/>
          <w:rPrChange w:id="1017"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www.communityinclusion.org/article.php?article_id=202</w:t>
      </w:r>
      <w:r w:rsidR="003B031C" w:rsidRPr="002C427B">
        <w:rPr>
          <w:rStyle w:val="Hyperlink"/>
          <w:rFonts w:asciiTheme="majorHAnsi" w:hAnsiTheme="majorHAnsi"/>
          <w:rPrChange w:id="1018" w:author="David Hoff" w:date="2016-04-13T08:36:00Z">
            <w:rPr>
              <w:rStyle w:val="Hyperlink"/>
              <w:rFonts w:asciiTheme="majorHAnsi" w:hAnsiTheme="majorHAnsi"/>
            </w:rPr>
          </w:rPrChange>
        </w:rPr>
        <w:fldChar w:fldCharType="end"/>
      </w:r>
    </w:p>
    <w:p w14:paraId="42A9C8CA" w14:textId="77777777" w:rsidR="0077191F" w:rsidRPr="002C427B" w:rsidRDefault="0077191F" w:rsidP="0077191F">
      <w:pPr>
        <w:rPr>
          <w:rFonts w:asciiTheme="majorHAnsi" w:hAnsiTheme="majorHAnsi"/>
        </w:rPr>
      </w:pPr>
    </w:p>
    <w:p w14:paraId="0688B505" w14:textId="77777777" w:rsidR="009D6953" w:rsidRPr="002C427B" w:rsidRDefault="0077191F" w:rsidP="0077191F">
      <w:pPr>
        <w:rPr>
          <w:rFonts w:asciiTheme="majorHAnsi" w:hAnsiTheme="majorHAnsi"/>
          <w:b/>
        </w:rPr>
      </w:pPr>
      <w:r w:rsidRPr="002C427B">
        <w:rPr>
          <w:rFonts w:asciiTheme="majorHAnsi" w:hAnsiTheme="majorHAnsi"/>
          <w:b/>
        </w:rPr>
        <w:t>Texas</w:t>
      </w:r>
    </w:p>
    <w:p w14:paraId="459526CE" w14:textId="77777777" w:rsidR="00B42313" w:rsidRPr="002C427B" w:rsidRDefault="009D6953" w:rsidP="00086787">
      <w:pPr>
        <w:pStyle w:val="ListParagraph"/>
        <w:numPr>
          <w:ilvl w:val="0"/>
          <w:numId w:val="38"/>
        </w:numPr>
        <w:rPr>
          <w:rFonts w:asciiTheme="majorHAnsi" w:hAnsiTheme="majorHAnsi"/>
        </w:rPr>
      </w:pPr>
      <w:r w:rsidRPr="002C427B">
        <w:rPr>
          <w:rFonts w:asciiTheme="majorHAnsi" w:hAnsiTheme="majorHAnsi"/>
          <w:bCs/>
        </w:rPr>
        <w:t xml:space="preserve">TX </w:t>
      </w:r>
      <w:r w:rsidR="0058215A" w:rsidRPr="002C427B">
        <w:rPr>
          <w:rFonts w:asciiTheme="majorHAnsi" w:hAnsiTheme="majorHAnsi"/>
          <w:bCs/>
        </w:rPr>
        <w:t>Legislation</w:t>
      </w:r>
      <w:r w:rsidR="008821BA" w:rsidRPr="002C427B">
        <w:rPr>
          <w:rFonts w:asciiTheme="majorHAnsi" w:hAnsiTheme="majorHAnsi"/>
          <w:bCs/>
        </w:rPr>
        <w:t xml:space="preserve"> (passed</w:t>
      </w:r>
      <w:r w:rsidR="00B42313" w:rsidRPr="002C427B">
        <w:rPr>
          <w:rFonts w:asciiTheme="majorHAnsi" w:hAnsiTheme="majorHAnsi"/>
          <w:bCs/>
        </w:rPr>
        <w:t xml:space="preserve">): </w:t>
      </w:r>
      <w:r w:rsidR="00513C40" w:rsidRPr="002C427B">
        <w:rPr>
          <w:rFonts w:asciiTheme="majorHAnsi" w:hAnsiTheme="majorHAnsi"/>
          <w:bCs/>
        </w:rPr>
        <w:t xml:space="preserve">June 2013 </w:t>
      </w:r>
      <w:r w:rsidR="00B42313" w:rsidRPr="002C427B">
        <w:rPr>
          <w:rFonts w:asciiTheme="majorHAnsi" w:hAnsiTheme="majorHAnsi"/>
          <w:bCs/>
        </w:rPr>
        <w:t>Texas Senate Bill 1226, establishing that earning a living wage through competitive employment is the preferred outcome for individuals with disabilities</w:t>
      </w:r>
      <w:r w:rsidR="00333D34"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1019" w:author="David Hoff" w:date="2016-04-13T08:36:00Z">
            <w:rPr>
              <w:rStyle w:val="Hyperlink"/>
              <w:rFonts w:asciiTheme="majorHAnsi" w:hAnsiTheme="majorHAnsi"/>
            </w:rPr>
          </w:rPrChange>
        </w:rPr>
        <w:fldChar w:fldCharType="begin"/>
      </w:r>
      <w:r w:rsidR="003B031C" w:rsidRPr="002C427B">
        <w:rPr>
          <w:rFonts w:asciiTheme="majorHAnsi" w:hAnsiTheme="majorHAnsi"/>
          <w:rPrChange w:id="1020" w:author="David Hoff" w:date="2016-04-13T08:36:00Z">
            <w:rPr/>
          </w:rPrChange>
        </w:rPr>
        <w:instrText xml:space="preserve"> HYPERLINK "http://www.statutes.legis.state.tx.us/Docs/GV/htm/GV.531.htm" \l "531.02447" </w:instrText>
      </w:r>
      <w:r w:rsidR="003B031C" w:rsidRPr="002C427B">
        <w:rPr>
          <w:rFonts w:asciiTheme="majorHAnsi" w:hAnsiTheme="majorHAnsi"/>
          <w:rPrChange w:id="1021"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www.statutes.legis.state.tx.us/Docs/GV/htm/GV.531.htm#531.02447</w:t>
      </w:r>
      <w:r w:rsidR="003B031C" w:rsidRPr="002C427B">
        <w:rPr>
          <w:rStyle w:val="Hyperlink"/>
          <w:rFonts w:asciiTheme="majorHAnsi" w:hAnsiTheme="majorHAnsi"/>
          <w:rPrChange w:id="1022" w:author="David Hoff" w:date="2016-04-13T08:36:00Z">
            <w:rPr>
              <w:rStyle w:val="Hyperlink"/>
              <w:rFonts w:asciiTheme="majorHAnsi" w:hAnsiTheme="majorHAnsi"/>
            </w:rPr>
          </w:rPrChange>
        </w:rPr>
        <w:fldChar w:fldCharType="end"/>
      </w:r>
    </w:p>
    <w:p w14:paraId="6F80B9E4" w14:textId="655995D4" w:rsidR="00B56FF9" w:rsidRPr="002C427B" w:rsidRDefault="00B56FF9" w:rsidP="00086787">
      <w:pPr>
        <w:pStyle w:val="ListParagraph"/>
        <w:numPr>
          <w:ilvl w:val="0"/>
          <w:numId w:val="38"/>
        </w:numPr>
        <w:rPr>
          <w:ins w:id="1023" w:author="David Hoff" w:date="2016-04-12T22:51:00Z"/>
          <w:rFonts w:asciiTheme="majorHAnsi" w:hAnsiTheme="majorHAnsi"/>
        </w:rPr>
      </w:pPr>
      <w:ins w:id="1024" w:author="David Hoff" w:date="2016-04-12T22:51:00Z">
        <w:r w:rsidRPr="002C427B">
          <w:rPr>
            <w:rFonts w:asciiTheme="majorHAnsi" w:hAnsiTheme="majorHAnsi"/>
          </w:rPr>
          <w:t>TX EF Taskforce: Website of Texas Employment First Taskforce: https://www.dads.state.tx.us/providers/supportedemployment/pi/index.html</w:t>
        </w:r>
      </w:ins>
    </w:p>
    <w:p w14:paraId="05FE8A33" w14:textId="49A4EDB5" w:rsidR="00590967" w:rsidRPr="0006677D" w:rsidRDefault="00590967" w:rsidP="00086787">
      <w:pPr>
        <w:pStyle w:val="ListParagraph"/>
        <w:numPr>
          <w:ilvl w:val="0"/>
          <w:numId w:val="38"/>
        </w:numPr>
        <w:rPr>
          <w:rFonts w:asciiTheme="majorHAnsi" w:hAnsiTheme="majorHAnsi"/>
        </w:rPr>
      </w:pPr>
      <w:r w:rsidRPr="002C427B">
        <w:rPr>
          <w:rFonts w:asciiTheme="majorHAnsi" w:hAnsiTheme="majorHAnsi"/>
          <w:bCs/>
        </w:rPr>
        <w:t>TX EF Taskforce</w:t>
      </w:r>
      <w:ins w:id="1025" w:author="David Hoff" w:date="2016-04-12T22:51:00Z">
        <w:r w:rsidR="00B56FF9" w:rsidRPr="002C427B">
          <w:rPr>
            <w:rFonts w:asciiTheme="majorHAnsi" w:hAnsiTheme="majorHAnsi"/>
            <w:bCs/>
          </w:rPr>
          <w:t xml:space="preserve"> Report</w:t>
        </w:r>
      </w:ins>
      <w:r w:rsidRPr="002C427B">
        <w:rPr>
          <w:rFonts w:asciiTheme="majorHAnsi" w:hAnsiTheme="majorHAnsi"/>
          <w:bCs/>
        </w:rPr>
        <w:t xml:space="preserve">: </w:t>
      </w:r>
      <w:del w:id="1026" w:author="David Hoff" w:date="2016-04-12T22:50:00Z">
        <w:r w:rsidR="00333D34" w:rsidRPr="002C427B" w:rsidDel="00B56FF9">
          <w:rPr>
            <w:rFonts w:asciiTheme="majorHAnsi" w:hAnsiTheme="majorHAnsi"/>
            <w:bCs/>
          </w:rPr>
          <w:delText>L</w:delText>
        </w:r>
        <w:r w:rsidRPr="002C427B" w:rsidDel="00B56FF9">
          <w:rPr>
            <w:rFonts w:asciiTheme="majorHAnsi" w:hAnsiTheme="majorHAnsi"/>
            <w:bCs/>
          </w:rPr>
          <w:delText xml:space="preserve">ink to </w:delText>
        </w:r>
      </w:del>
      <w:r w:rsidRPr="002C427B">
        <w:rPr>
          <w:rFonts w:asciiTheme="majorHAnsi" w:hAnsiTheme="majorHAnsi"/>
          <w:bCs/>
        </w:rPr>
        <w:t xml:space="preserve">September 2014 </w:t>
      </w:r>
      <w:ins w:id="1027" w:author="David Hoff" w:date="2016-04-13T08:56:00Z">
        <w:r w:rsidR="00DA5A12">
          <w:rPr>
            <w:rFonts w:asciiTheme="majorHAnsi" w:hAnsiTheme="majorHAnsi"/>
            <w:bCs/>
          </w:rPr>
          <w:t xml:space="preserve">Employment First Taskforce </w:t>
        </w:r>
      </w:ins>
      <w:r w:rsidRPr="00DA5A12">
        <w:rPr>
          <w:rFonts w:asciiTheme="majorHAnsi" w:hAnsiTheme="majorHAnsi"/>
          <w:bCs/>
        </w:rPr>
        <w:t>report to the legislature</w:t>
      </w:r>
      <w:r w:rsidR="00333D34" w:rsidRPr="00DA5A12">
        <w:rPr>
          <w:rFonts w:asciiTheme="majorHAnsi" w:hAnsiTheme="majorHAnsi"/>
          <w:bCs/>
        </w:rPr>
        <w:t xml:space="preserve">: </w:t>
      </w:r>
      <w:r w:rsidR="003B031C" w:rsidRPr="002C427B">
        <w:rPr>
          <w:rFonts w:asciiTheme="majorHAnsi" w:hAnsiTheme="majorHAnsi"/>
          <w:rPrChange w:id="1028"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029" w:author="David Hoff" w:date="2016-04-13T08:36:00Z">
            <w:rPr/>
          </w:rPrChange>
        </w:rPr>
        <w:instrText xml:space="preserve"> HYPERLINK "http://www.dads.state.tx.us/providers/supportedemployment/pi/index.html" </w:instrText>
      </w:r>
      <w:r w:rsidR="003B031C" w:rsidRPr="002C427B">
        <w:rPr>
          <w:rFonts w:asciiTheme="majorHAnsi" w:hAnsiTheme="majorHAnsi"/>
          <w:rPrChange w:id="1030"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www.dads.state.tx.us/providers/supportedemployment/pi/index.html</w:t>
      </w:r>
      <w:r w:rsidR="003B031C" w:rsidRPr="002C427B">
        <w:rPr>
          <w:rStyle w:val="Hyperlink"/>
          <w:rFonts w:asciiTheme="majorHAnsi" w:hAnsiTheme="majorHAnsi"/>
          <w:bCs/>
          <w:rPrChange w:id="1031"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11088672" w14:textId="6BDE9FDF" w:rsidR="009D6953" w:rsidRPr="0006677D" w:rsidRDefault="009D6953" w:rsidP="00086787">
      <w:pPr>
        <w:pStyle w:val="ListParagraph"/>
        <w:numPr>
          <w:ilvl w:val="0"/>
          <w:numId w:val="38"/>
        </w:numPr>
        <w:rPr>
          <w:rFonts w:asciiTheme="majorHAnsi" w:hAnsiTheme="majorHAnsi"/>
        </w:rPr>
      </w:pPr>
      <w:r w:rsidRPr="002C427B">
        <w:rPr>
          <w:rFonts w:asciiTheme="majorHAnsi" w:hAnsiTheme="majorHAnsi"/>
          <w:bCs/>
        </w:rPr>
        <w:t>TX DD Council Statement on Employment First:</w:t>
      </w:r>
      <w:ins w:id="1032" w:author="David Hoff" w:date="2016-04-12T22:52:00Z">
        <w:r w:rsidR="00B56FF9" w:rsidRPr="002C427B">
          <w:rPr>
            <w:rFonts w:asciiTheme="majorHAnsi" w:hAnsiTheme="majorHAnsi"/>
            <w:bCs/>
          </w:rPr>
          <w:t xml:space="preserve"> May 2014</w:t>
        </w:r>
      </w:ins>
      <w:r w:rsidRPr="002C427B">
        <w:rPr>
          <w:rFonts w:asciiTheme="majorHAnsi" w:hAnsiTheme="majorHAnsi"/>
        </w:rPr>
        <w:t xml:space="preserve"> Texas Council on Developmental Disabi</w:t>
      </w:r>
      <w:r w:rsidR="00590967" w:rsidRPr="002C427B">
        <w:rPr>
          <w:rFonts w:asciiTheme="majorHAnsi" w:hAnsiTheme="majorHAnsi"/>
        </w:rPr>
        <w:t xml:space="preserve">lities statement calling for actions that align with state’s </w:t>
      </w:r>
      <w:r w:rsidRPr="002C427B">
        <w:rPr>
          <w:rFonts w:asciiTheme="majorHAnsi" w:hAnsiTheme="majorHAnsi"/>
        </w:rPr>
        <w:t>Employment First policy</w:t>
      </w:r>
      <w:r w:rsidR="00333D34" w:rsidRPr="002C427B">
        <w:rPr>
          <w:rFonts w:asciiTheme="majorHAnsi" w:hAnsiTheme="majorHAnsi"/>
        </w:rPr>
        <w:t>:</w:t>
      </w:r>
      <w:r w:rsidRPr="002C427B">
        <w:rPr>
          <w:rFonts w:asciiTheme="majorHAnsi" w:hAnsiTheme="majorHAnsi"/>
        </w:rPr>
        <w:t xml:space="preserve"> </w:t>
      </w:r>
      <w:r w:rsidR="00A07205" w:rsidRPr="002C427B">
        <w:rPr>
          <w:rFonts w:asciiTheme="majorHAnsi" w:hAnsiTheme="majorHAnsi"/>
        </w:rPr>
        <w:br/>
      </w:r>
      <w:r w:rsidR="003B031C" w:rsidRPr="002C427B">
        <w:rPr>
          <w:rFonts w:asciiTheme="majorHAnsi" w:hAnsiTheme="majorHAnsi"/>
          <w:rPrChange w:id="1033" w:author="David Hoff" w:date="2016-04-13T08:36:00Z">
            <w:rPr>
              <w:rStyle w:val="Hyperlink"/>
              <w:rFonts w:asciiTheme="majorHAnsi" w:hAnsiTheme="majorHAnsi"/>
            </w:rPr>
          </w:rPrChange>
        </w:rPr>
        <w:fldChar w:fldCharType="begin"/>
      </w:r>
      <w:r w:rsidR="003B031C" w:rsidRPr="002C427B">
        <w:rPr>
          <w:rFonts w:asciiTheme="majorHAnsi" w:hAnsiTheme="majorHAnsi"/>
          <w:rPrChange w:id="1034" w:author="David Hoff" w:date="2016-04-13T08:36:00Z">
            <w:rPr/>
          </w:rPrChange>
        </w:rPr>
        <w:instrText xml:space="preserve"> HYPERLINK "http://tcdd.texas.gov/public-policy/position-statements/position-statement-employment" </w:instrText>
      </w:r>
      <w:r w:rsidR="003B031C" w:rsidRPr="002C427B">
        <w:rPr>
          <w:rFonts w:asciiTheme="majorHAnsi" w:hAnsiTheme="majorHAnsi"/>
          <w:rPrChange w:id="1035" w:author="David Hoff" w:date="2016-04-13T08:36:00Z">
            <w:rPr>
              <w:rStyle w:val="Hyperlink"/>
              <w:rFonts w:asciiTheme="majorHAnsi" w:hAnsiTheme="majorHAnsi"/>
            </w:rPr>
          </w:rPrChange>
        </w:rPr>
        <w:fldChar w:fldCharType="separate"/>
      </w:r>
      <w:r w:rsidR="00590967" w:rsidRPr="002C427B">
        <w:rPr>
          <w:rStyle w:val="Hyperlink"/>
          <w:rFonts w:asciiTheme="majorHAnsi" w:hAnsiTheme="majorHAnsi"/>
        </w:rPr>
        <w:t>http://tcdd.texas.gov/public-policy/position-statements/position-statement-employment</w:t>
      </w:r>
      <w:r w:rsidR="003B031C" w:rsidRPr="002C427B">
        <w:rPr>
          <w:rStyle w:val="Hyperlink"/>
          <w:rFonts w:asciiTheme="majorHAnsi" w:hAnsiTheme="majorHAnsi"/>
          <w:rPrChange w:id="1036" w:author="David Hoff" w:date="2016-04-13T08:36:00Z">
            <w:rPr>
              <w:rStyle w:val="Hyperlink"/>
              <w:rFonts w:asciiTheme="majorHAnsi" w:hAnsiTheme="majorHAnsi"/>
            </w:rPr>
          </w:rPrChange>
        </w:rPr>
        <w:fldChar w:fldCharType="end"/>
      </w:r>
      <w:r w:rsidR="00590967" w:rsidRPr="002C427B">
        <w:rPr>
          <w:rFonts w:asciiTheme="majorHAnsi" w:hAnsiTheme="majorHAnsi"/>
        </w:rPr>
        <w:t xml:space="preserve"> </w:t>
      </w:r>
    </w:p>
    <w:p w14:paraId="0F1A7492" w14:textId="77777777" w:rsidR="0077191F" w:rsidRPr="002C427B" w:rsidRDefault="0077191F" w:rsidP="0077191F">
      <w:pPr>
        <w:rPr>
          <w:rFonts w:asciiTheme="majorHAnsi" w:hAnsiTheme="majorHAnsi"/>
        </w:rPr>
      </w:pPr>
    </w:p>
    <w:p w14:paraId="04F6BE83" w14:textId="77777777" w:rsidR="00AC7432" w:rsidRPr="002C427B" w:rsidRDefault="0077191F" w:rsidP="0077191F">
      <w:pPr>
        <w:rPr>
          <w:rFonts w:asciiTheme="majorHAnsi" w:hAnsiTheme="majorHAnsi"/>
          <w:b/>
        </w:rPr>
      </w:pPr>
      <w:r w:rsidRPr="002C427B">
        <w:rPr>
          <w:rFonts w:asciiTheme="majorHAnsi" w:hAnsiTheme="majorHAnsi"/>
          <w:b/>
        </w:rPr>
        <w:t>Utah</w:t>
      </w:r>
    </w:p>
    <w:p w14:paraId="08F76748" w14:textId="37DA06EC" w:rsidR="00141521" w:rsidRPr="0006677D" w:rsidRDefault="00AC7432" w:rsidP="00086787">
      <w:pPr>
        <w:pStyle w:val="ListParagraph"/>
        <w:numPr>
          <w:ilvl w:val="0"/>
          <w:numId w:val="39"/>
        </w:numPr>
        <w:rPr>
          <w:rStyle w:val="Hyperlink"/>
          <w:rFonts w:asciiTheme="majorHAnsi" w:hAnsiTheme="majorHAnsi"/>
        </w:rPr>
      </w:pPr>
      <w:r w:rsidRPr="002C427B">
        <w:rPr>
          <w:rFonts w:asciiTheme="majorHAnsi" w:hAnsiTheme="majorHAnsi"/>
        </w:rPr>
        <w:t xml:space="preserve">UT </w:t>
      </w:r>
      <w:r w:rsidR="002022F3" w:rsidRPr="002C427B">
        <w:rPr>
          <w:rFonts w:asciiTheme="majorHAnsi" w:hAnsiTheme="majorHAnsi"/>
        </w:rPr>
        <w:t xml:space="preserve">2011 </w:t>
      </w:r>
      <w:r w:rsidR="00EE12B9" w:rsidRPr="002C427B">
        <w:rPr>
          <w:rFonts w:asciiTheme="majorHAnsi" w:hAnsiTheme="majorHAnsi"/>
        </w:rPr>
        <w:t>Legislation (passed)</w:t>
      </w:r>
      <w:r w:rsidR="001F346B" w:rsidRPr="002C427B">
        <w:rPr>
          <w:rFonts w:asciiTheme="majorHAnsi" w:hAnsiTheme="majorHAnsi"/>
        </w:rPr>
        <w:t xml:space="preserve">: </w:t>
      </w:r>
      <w:r w:rsidR="002022F3" w:rsidRPr="002C427B">
        <w:rPr>
          <w:rFonts w:asciiTheme="majorHAnsi" w:hAnsiTheme="majorHAnsi"/>
        </w:rPr>
        <w:t>HB 240</w:t>
      </w:r>
      <w:r w:rsidR="00EE12B9" w:rsidRPr="002C427B">
        <w:rPr>
          <w:rFonts w:asciiTheme="majorHAnsi" w:hAnsiTheme="majorHAnsi"/>
        </w:rPr>
        <w:t>,</w:t>
      </w:r>
      <w:r w:rsidR="001F346B" w:rsidRPr="002C427B">
        <w:rPr>
          <w:rFonts w:asciiTheme="majorHAnsi" w:hAnsiTheme="majorHAnsi"/>
        </w:rPr>
        <w:t xml:space="preserve"> </w:t>
      </w:r>
      <w:del w:id="1037" w:author="David Hoff" w:date="2016-04-13T08:47:00Z">
        <w:r w:rsidR="002022F3" w:rsidRPr="002C427B" w:rsidDel="0006677D">
          <w:rPr>
            <w:rFonts w:asciiTheme="majorHAnsi" w:hAnsiTheme="majorHAnsi"/>
          </w:rPr>
          <w:delText>signed into law</w:delText>
        </w:r>
      </w:del>
      <w:ins w:id="1038" w:author="David Hoff" w:date="2016-04-13T08:47:00Z">
        <w:r w:rsidR="0006677D">
          <w:rPr>
            <w:rFonts w:asciiTheme="majorHAnsi" w:hAnsiTheme="majorHAnsi"/>
          </w:rPr>
          <w:t>enacted</w:t>
        </w:r>
      </w:ins>
      <w:r w:rsidR="002022F3" w:rsidRPr="0006677D">
        <w:rPr>
          <w:rFonts w:asciiTheme="majorHAnsi" w:hAnsiTheme="majorHAnsi"/>
        </w:rPr>
        <w:t xml:space="preserve"> in March 2011, </w:t>
      </w:r>
      <w:r w:rsidR="001F346B" w:rsidRPr="0006677D">
        <w:rPr>
          <w:rFonts w:asciiTheme="majorHAnsi" w:hAnsiTheme="majorHAnsi"/>
        </w:rPr>
        <w:t>requir</w:t>
      </w:r>
      <w:r w:rsidR="002022F3" w:rsidRPr="0006677D">
        <w:rPr>
          <w:rFonts w:asciiTheme="majorHAnsi" w:hAnsiTheme="majorHAnsi"/>
        </w:rPr>
        <w:t>ing</w:t>
      </w:r>
      <w:r w:rsidR="001F346B" w:rsidRPr="0006677D">
        <w:rPr>
          <w:rFonts w:asciiTheme="majorHAnsi" w:hAnsiTheme="majorHAnsi"/>
        </w:rPr>
        <w:t xml:space="preserve"> that employment be the first priority for individuals with disabilities receiving </w:t>
      </w:r>
      <w:r w:rsidR="002022F3" w:rsidRPr="002C427B">
        <w:rPr>
          <w:rFonts w:asciiTheme="majorHAnsi" w:hAnsiTheme="majorHAnsi"/>
        </w:rPr>
        <w:t>services from the Department of Workforce Services, the Utah State Office of Rehabilitation, and the Division of Services for People with Disabilitie</w:t>
      </w:r>
      <w:r w:rsidR="008B130C" w:rsidRPr="002C427B">
        <w:rPr>
          <w:rFonts w:asciiTheme="majorHAnsi" w:hAnsiTheme="majorHAnsi"/>
        </w:rPr>
        <w:t>s</w:t>
      </w:r>
      <w:r w:rsidR="006A2BCD" w:rsidRPr="002C427B">
        <w:rPr>
          <w:rFonts w:asciiTheme="majorHAnsi" w:hAnsiTheme="majorHAnsi"/>
        </w:rPr>
        <w:t>:</w:t>
      </w:r>
      <w:r w:rsidR="001F346B" w:rsidRPr="002C427B">
        <w:rPr>
          <w:rFonts w:asciiTheme="majorHAnsi" w:hAnsiTheme="majorHAnsi"/>
        </w:rPr>
        <w:t xml:space="preserve"> </w:t>
      </w:r>
      <w:r w:rsidR="003B031C" w:rsidRPr="002C427B">
        <w:rPr>
          <w:rFonts w:asciiTheme="majorHAnsi" w:hAnsiTheme="majorHAnsi"/>
          <w:rPrChange w:id="1039" w:author="David Hoff" w:date="2016-04-13T08:36:00Z">
            <w:rPr>
              <w:rStyle w:val="Hyperlink"/>
              <w:rFonts w:asciiTheme="majorHAnsi" w:hAnsiTheme="majorHAnsi"/>
            </w:rPr>
          </w:rPrChange>
        </w:rPr>
        <w:fldChar w:fldCharType="begin"/>
      </w:r>
      <w:r w:rsidR="003B031C" w:rsidRPr="002C427B">
        <w:rPr>
          <w:rFonts w:asciiTheme="majorHAnsi" w:hAnsiTheme="majorHAnsi"/>
          <w:rPrChange w:id="1040" w:author="David Hoff" w:date="2016-04-13T08:36:00Z">
            <w:rPr/>
          </w:rPrChange>
        </w:rPr>
        <w:instrText xml:space="preserve"> HYPERLINK "http://le.utah.gov/~2011/bills/hbillenr/hb0240.pdf" </w:instrText>
      </w:r>
      <w:r w:rsidR="003B031C" w:rsidRPr="002C427B">
        <w:rPr>
          <w:rFonts w:asciiTheme="majorHAnsi" w:hAnsiTheme="majorHAnsi"/>
          <w:rPrChange w:id="1041" w:author="David Hoff" w:date="2016-04-13T08:36:00Z">
            <w:rPr>
              <w:rStyle w:val="Hyperlink"/>
              <w:rFonts w:asciiTheme="majorHAnsi" w:hAnsiTheme="majorHAnsi"/>
            </w:rPr>
          </w:rPrChange>
        </w:rPr>
        <w:fldChar w:fldCharType="separate"/>
      </w:r>
      <w:r w:rsidR="008B130C" w:rsidRPr="002C427B">
        <w:rPr>
          <w:rStyle w:val="Hyperlink"/>
          <w:rFonts w:asciiTheme="majorHAnsi" w:hAnsiTheme="majorHAnsi"/>
        </w:rPr>
        <w:t>http://le.utah.gov/~2011/bills/hbillenr/hb0240.pdf</w:t>
      </w:r>
      <w:r w:rsidR="003B031C" w:rsidRPr="002C427B">
        <w:rPr>
          <w:rStyle w:val="Hyperlink"/>
          <w:rFonts w:asciiTheme="majorHAnsi" w:hAnsiTheme="majorHAnsi"/>
          <w:rPrChange w:id="1042" w:author="David Hoff" w:date="2016-04-13T08:36:00Z">
            <w:rPr>
              <w:rStyle w:val="Hyperlink"/>
              <w:rFonts w:asciiTheme="majorHAnsi" w:hAnsiTheme="majorHAnsi"/>
            </w:rPr>
          </w:rPrChange>
        </w:rPr>
        <w:fldChar w:fldCharType="end"/>
      </w:r>
      <w:r w:rsidR="008B130C" w:rsidRPr="002C427B">
        <w:rPr>
          <w:rFonts w:asciiTheme="majorHAnsi" w:hAnsiTheme="majorHAnsi"/>
        </w:rPr>
        <w:t xml:space="preserve"> </w:t>
      </w:r>
    </w:p>
    <w:p w14:paraId="1641F7C5" w14:textId="1C9905AB" w:rsidR="008B130C" w:rsidRPr="002C427B" w:rsidRDefault="002022F3" w:rsidP="00086787">
      <w:pPr>
        <w:pStyle w:val="ListParagraph"/>
        <w:numPr>
          <w:ilvl w:val="0"/>
          <w:numId w:val="39"/>
        </w:numPr>
        <w:rPr>
          <w:rFonts w:asciiTheme="majorHAnsi" w:hAnsiTheme="majorHAnsi"/>
        </w:rPr>
      </w:pPr>
      <w:r w:rsidRPr="00476A56">
        <w:rPr>
          <w:rStyle w:val="Hyperlink"/>
          <w:rFonts w:asciiTheme="majorHAnsi" w:hAnsiTheme="majorHAnsi"/>
          <w:color w:val="auto"/>
          <w:u w:val="none"/>
        </w:rPr>
        <w:t>UT 2012 Legislation (passed):</w:t>
      </w:r>
      <w:r w:rsidR="00C739C6" w:rsidRPr="00476A56">
        <w:rPr>
          <w:rStyle w:val="Hyperlink"/>
          <w:rFonts w:asciiTheme="majorHAnsi" w:hAnsiTheme="majorHAnsi"/>
          <w:color w:val="auto"/>
          <w:u w:val="none"/>
        </w:rPr>
        <w:t xml:space="preserve"> </w:t>
      </w:r>
      <w:r w:rsidR="008B130C" w:rsidRPr="00476A56">
        <w:rPr>
          <w:rFonts w:asciiTheme="majorHAnsi" w:hAnsiTheme="majorHAnsi"/>
        </w:rPr>
        <w:t xml:space="preserve">HB 240, </w:t>
      </w:r>
      <w:del w:id="1043" w:author="David Hoff" w:date="2016-04-13T08:47:00Z">
        <w:r w:rsidR="008B130C" w:rsidRPr="00476A56" w:rsidDel="00476A56">
          <w:rPr>
            <w:rFonts w:asciiTheme="majorHAnsi" w:hAnsiTheme="majorHAnsi"/>
          </w:rPr>
          <w:delText>signed into law</w:delText>
        </w:r>
      </w:del>
      <w:ins w:id="1044" w:author="David Hoff" w:date="2016-04-13T08:47:00Z">
        <w:r w:rsidR="00476A56">
          <w:rPr>
            <w:rFonts w:asciiTheme="majorHAnsi" w:hAnsiTheme="majorHAnsi"/>
          </w:rPr>
          <w:t>enacted</w:t>
        </w:r>
      </w:ins>
      <w:r w:rsidR="008B130C" w:rsidRPr="00476A56">
        <w:rPr>
          <w:rFonts w:asciiTheme="majorHAnsi" w:hAnsiTheme="majorHAnsi"/>
        </w:rPr>
        <w:t xml:space="preserve"> in March 2012, requiring that employment be the first priority for individuals with disabilities receiving services from the Department of Workforce Services, and Division of Substance Abuse and Mental Health</w:t>
      </w:r>
      <w:r w:rsidR="006A2BCD" w:rsidRPr="00476A56">
        <w:rPr>
          <w:rFonts w:asciiTheme="majorHAnsi" w:hAnsiTheme="majorHAnsi"/>
        </w:rPr>
        <w:t>:</w:t>
      </w:r>
      <w:r w:rsidR="008B130C" w:rsidRPr="00476A56">
        <w:rPr>
          <w:rFonts w:asciiTheme="majorHAnsi" w:hAnsiTheme="majorHAnsi"/>
        </w:rPr>
        <w:t xml:space="preserve"> </w:t>
      </w:r>
      <w:r w:rsidR="003B031C" w:rsidRPr="002C427B">
        <w:rPr>
          <w:rFonts w:asciiTheme="majorHAnsi" w:hAnsiTheme="majorHAnsi"/>
          <w:rPrChange w:id="1045" w:author="David Hoff" w:date="2016-04-13T08:36:00Z">
            <w:rPr>
              <w:rStyle w:val="Hyperlink"/>
              <w:rFonts w:asciiTheme="majorHAnsi" w:hAnsiTheme="majorHAnsi"/>
            </w:rPr>
          </w:rPrChange>
        </w:rPr>
        <w:fldChar w:fldCharType="begin"/>
      </w:r>
      <w:r w:rsidR="003B031C" w:rsidRPr="002C427B">
        <w:rPr>
          <w:rFonts w:asciiTheme="majorHAnsi" w:hAnsiTheme="majorHAnsi"/>
          <w:rPrChange w:id="1046" w:author="David Hoff" w:date="2016-04-13T08:36:00Z">
            <w:rPr/>
          </w:rPrChange>
        </w:rPr>
        <w:instrText xml:space="preserve"> HYPERLINK "http://le.utah.gov/~2012/bills/hbillenr/HB0296.pdf" </w:instrText>
      </w:r>
      <w:r w:rsidR="003B031C" w:rsidRPr="002C427B">
        <w:rPr>
          <w:rFonts w:asciiTheme="majorHAnsi" w:hAnsiTheme="majorHAnsi"/>
          <w:rPrChange w:id="1047" w:author="David Hoff" w:date="2016-04-13T08:36:00Z">
            <w:rPr>
              <w:rStyle w:val="Hyperlink"/>
              <w:rFonts w:asciiTheme="majorHAnsi" w:hAnsiTheme="majorHAnsi"/>
            </w:rPr>
          </w:rPrChange>
        </w:rPr>
        <w:fldChar w:fldCharType="separate"/>
      </w:r>
      <w:r w:rsidR="008B130C" w:rsidRPr="002C427B">
        <w:rPr>
          <w:rStyle w:val="Hyperlink"/>
          <w:rFonts w:asciiTheme="majorHAnsi" w:hAnsiTheme="majorHAnsi"/>
        </w:rPr>
        <w:t>http://le.utah.gov/~2012/bills/hbillenr/HB0296.pdf</w:t>
      </w:r>
      <w:r w:rsidR="003B031C" w:rsidRPr="002C427B">
        <w:rPr>
          <w:rStyle w:val="Hyperlink"/>
          <w:rFonts w:asciiTheme="majorHAnsi" w:hAnsiTheme="majorHAnsi"/>
          <w:rPrChange w:id="1048" w:author="David Hoff" w:date="2016-04-13T08:36:00Z">
            <w:rPr>
              <w:rStyle w:val="Hyperlink"/>
              <w:rFonts w:asciiTheme="majorHAnsi" w:hAnsiTheme="majorHAnsi"/>
            </w:rPr>
          </w:rPrChange>
        </w:rPr>
        <w:fldChar w:fldCharType="end"/>
      </w:r>
    </w:p>
    <w:p w14:paraId="7BCB0665" w14:textId="50A157BD" w:rsidR="00AC7432" w:rsidRPr="0006677D" w:rsidRDefault="00AC7432" w:rsidP="00086787">
      <w:pPr>
        <w:pStyle w:val="ListParagraph"/>
        <w:numPr>
          <w:ilvl w:val="0"/>
          <w:numId w:val="39"/>
        </w:numPr>
        <w:rPr>
          <w:rFonts w:asciiTheme="majorHAnsi" w:hAnsiTheme="majorHAnsi"/>
        </w:rPr>
      </w:pPr>
      <w:r w:rsidRPr="0006677D">
        <w:rPr>
          <w:rFonts w:asciiTheme="majorHAnsi" w:hAnsiTheme="majorHAnsi"/>
        </w:rPr>
        <w:t xml:space="preserve">UT </w:t>
      </w:r>
      <w:r w:rsidRPr="0006677D">
        <w:rPr>
          <w:rFonts w:asciiTheme="majorHAnsi" w:hAnsiTheme="majorHAnsi"/>
          <w:bCs/>
        </w:rPr>
        <w:t xml:space="preserve">Employment First </w:t>
      </w:r>
      <w:r w:rsidR="006E0E9A" w:rsidRPr="0006677D">
        <w:rPr>
          <w:rFonts w:asciiTheme="majorHAnsi" w:hAnsiTheme="majorHAnsi"/>
          <w:bCs/>
        </w:rPr>
        <w:t>Strategic Plan</w:t>
      </w:r>
      <w:r w:rsidRPr="0006677D">
        <w:rPr>
          <w:rFonts w:asciiTheme="majorHAnsi" w:hAnsiTheme="majorHAnsi"/>
          <w:bCs/>
        </w:rPr>
        <w:t>: August 2012 Utah Employment First Report</w:t>
      </w:r>
      <w:r w:rsidR="006A2BCD" w:rsidRPr="0006677D">
        <w:rPr>
          <w:rFonts w:asciiTheme="majorHAnsi" w:hAnsiTheme="majorHAnsi"/>
          <w:bCs/>
        </w:rPr>
        <w:t>:</w:t>
      </w:r>
      <w:r w:rsidR="006E0E9A" w:rsidRPr="0006677D">
        <w:rPr>
          <w:rFonts w:asciiTheme="majorHAnsi" w:hAnsiTheme="majorHAnsi"/>
          <w:bCs/>
        </w:rPr>
        <w:t xml:space="preserve"> </w:t>
      </w:r>
      <w:ins w:id="1049" w:author="David Hoff" w:date="2016-04-12T22:52:00Z">
        <w:r w:rsidR="00B56FF9" w:rsidRPr="0006677D">
          <w:rPr>
            <w:rFonts w:asciiTheme="majorHAnsi" w:hAnsiTheme="majorHAnsi"/>
            <w:bCs/>
          </w:rPr>
          <w:fldChar w:fldCharType="begin"/>
        </w:r>
        <w:r w:rsidR="00B56FF9" w:rsidRPr="002C427B">
          <w:rPr>
            <w:rFonts w:asciiTheme="majorHAnsi" w:hAnsiTheme="majorHAnsi"/>
            <w:bCs/>
          </w:rPr>
          <w:instrText xml:space="preserve"> HYPERLINK "</w:instrText>
        </w:r>
      </w:ins>
      <w:r w:rsidR="00B56FF9" w:rsidRPr="002C427B">
        <w:rPr>
          <w:rFonts w:asciiTheme="majorHAnsi" w:hAnsiTheme="majorHAnsi"/>
          <w:bCs/>
        </w:rPr>
        <w:instrText>http://dsamh.utah.gov/pdf/mings_stuff/Employment%20First%20Strategic%20Plan.pdf</w:instrText>
      </w:r>
      <w:ins w:id="1050" w:author="David Hoff" w:date="2016-04-12T22:52:00Z">
        <w:r w:rsidR="00B56FF9" w:rsidRPr="002C427B">
          <w:rPr>
            <w:rFonts w:asciiTheme="majorHAnsi" w:hAnsiTheme="majorHAnsi"/>
            <w:bCs/>
          </w:rPr>
          <w:instrText xml:space="preserve">" </w:instrText>
        </w:r>
        <w:r w:rsidR="00B56FF9" w:rsidRPr="0006677D">
          <w:rPr>
            <w:rFonts w:asciiTheme="majorHAnsi" w:hAnsiTheme="majorHAnsi"/>
            <w:bCs/>
            <w:rPrChange w:id="1051" w:author="David Hoff" w:date="2016-04-13T08:36:00Z">
              <w:rPr>
                <w:rFonts w:asciiTheme="majorHAnsi" w:hAnsiTheme="majorHAnsi"/>
                <w:bCs/>
              </w:rPr>
            </w:rPrChange>
          </w:rPr>
          <w:fldChar w:fldCharType="separate"/>
        </w:r>
      </w:ins>
      <w:r w:rsidR="00B56FF9" w:rsidRPr="0006677D">
        <w:rPr>
          <w:rStyle w:val="Hyperlink"/>
          <w:rFonts w:asciiTheme="majorHAnsi" w:hAnsiTheme="majorHAnsi"/>
          <w:bCs/>
        </w:rPr>
        <w:t>http://dsamh.utah.gov/pdf/mings_stuff/Employment%20First%20Strategic%20Plan.pdf</w:t>
      </w:r>
      <w:ins w:id="1052" w:author="David Hoff" w:date="2016-04-12T22:52:00Z">
        <w:r w:rsidR="00B56FF9" w:rsidRPr="0006677D">
          <w:rPr>
            <w:rFonts w:asciiTheme="majorHAnsi" w:hAnsiTheme="majorHAnsi"/>
            <w:bCs/>
          </w:rPr>
          <w:fldChar w:fldCharType="end"/>
        </w:r>
        <w:r w:rsidR="00B56FF9" w:rsidRPr="002C427B">
          <w:rPr>
            <w:rFonts w:asciiTheme="majorHAnsi" w:hAnsiTheme="majorHAnsi"/>
            <w:bCs/>
          </w:rPr>
          <w:t xml:space="preserve"> </w:t>
        </w:r>
      </w:ins>
    </w:p>
    <w:p w14:paraId="36C15BFC" w14:textId="77777777" w:rsidR="0077191F" w:rsidRPr="002C427B" w:rsidRDefault="0077191F" w:rsidP="0077191F">
      <w:pPr>
        <w:rPr>
          <w:rFonts w:asciiTheme="majorHAnsi" w:hAnsiTheme="majorHAnsi"/>
        </w:rPr>
      </w:pPr>
    </w:p>
    <w:p w14:paraId="32F29FCD" w14:textId="77777777" w:rsidR="0077191F" w:rsidRPr="002C427B" w:rsidRDefault="00337B66" w:rsidP="0077191F">
      <w:pPr>
        <w:rPr>
          <w:rFonts w:asciiTheme="majorHAnsi" w:hAnsiTheme="majorHAnsi"/>
          <w:b/>
        </w:rPr>
      </w:pPr>
      <w:r w:rsidRPr="002C427B">
        <w:rPr>
          <w:rFonts w:asciiTheme="majorHAnsi" w:hAnsiTheme="majorHAnsi"/>
          <w:b/>
        </w:rPr>
        <w:t xml:space="preserve">Vermont </w:t>
      </w:r>
    </w:p>
    <w:p w14:paraId="20E9395E" w14:textId="77777777" w:rsidR="00337B66" w:rsidRPr="002C427B" w:rsidRDefault="008722EE">
      <w:pPr>
        <w:ind w:left="360"/>
        <w:rPr>
          <w:rFonts w:asciiTheme="majorHAnsi" w:hAnsiTheme="majorHAnsi"/>
          <w:rPrChange w:id="1053" w:author="David Hoff" w:date="2016-04-13T08:36:00Z">
            <w:rPr/>
          </w:rPrChange>
        </w:rPr>
        <w:pPrChange w:id="1054" w:author="David Hoff" w:date="2016-04-12T22:53:00Z">
          <w:pPr>
            <w:pStyle w:val="ListParagraph"/>
            <w:numPr>
              <w:numId w:val="40"/>
            </w:numPr>
            <w:ind w:hanging="360"/>
          </w:pPr>
        </w:pPrChange>
      </w:pPr>
      <w:r w:rsidRPr="002C427B">
        <w:rPr>
          <w:rFonts w:asciiTheme="majorHAnsi" w:hAnsiTheme="majorHAnsi"/>
          <w:rPrChange w:id="1055" w:author="David Hoff" w:date="2016-04-13T08:36:00Z">
            <w:rPr/>
          </w:rPrChange>
        </w:rPr>
        <w:t xml:space="preserve">Vermont does not have an Employment First policy. However, </w:t>
      </w:r>
      <w:r w:rsidR="00337B66" w:rsidRPr="002C427B">
        <w:rPr>
          <w:rFonts w:asciiTheme="majorHAnsi" w:hAnsiTheme="majorHAnsi"/>
          <w:rPrChange w:id="1056" w:author="David Hoff" w:date="2016-04-13T08:36:00Z">
            <w:rPr/>
          </w:rPrChange>
        </w:rPr>
        <w:t>Vermont’s Developmental Disability Services in the state Department o</w:t>
      </w:r>
      <w:r w:rsidR="00E5423F" w:rsidRPr="002C427B">
        <w:rPr>
          <w:rFonts w:asciiTheme="majorHAnsi" w:hAnsiTheme="majorHAnsi"/>
          <w:rPrChange w:id="1057" w:author="David Hoff" w:date="2016-04-13T08:36:00Z">
            <w:rPr/>
          </w:rPrChange>
        </w:rPr>
        <w:t>f Disability and Aging Services</w:t>
      </w:r>
      <w:r w:rsidR="00337B66" w:rsidRPr="002C427B">
        <w:rPr>
          <w:rFonts w:asciiTheme="majorHAnsi" w:hAnsiTheme="majorHAnsi"/>
          <w:rPrChange w:id="1058" w:author="David Hoff" w:date="2016-04-13T08:36:00Z">
            <w:rPr/>
          </w:rPrChange>
        </w:rPr>
        <w:t xml:space="preserve"> h</w:t>
      </w:r>
      <w:r w:rsidR="00E5423F" w:rsidRPr="002C427B">
        <w:rPr>
          <w:rFonts w:asciiTheme="majorHAnsi" w:hAnsiTheme="majorHAnsi"/>
          <w:rPrChange w:id="1059" w:author="David Hoff" w:date="2016-04-13T08:36:00Z">
            <w:rPr/>
          </w:rPrChange>
        </w:rPr>
        <w:t>as a number of policies</w:t>
      </w:r>
      <w:r w:rsidR="00337B66" w:rsidRPr="002C427B">
        <w:rPr>
          <w:rFonts w:asciiTheme="majorHAnsi" w:hAnsiTheme="majorHAnsi"/>
          <w:rPrChange w:id="1060" w:author="David Hoff" w:date="2016-04-13T08:36:00Z">
            <w:rPr/>
          </w:rPrChange>
        </w:rPr>
        <w:t xml:space="preserve"> in support of an Employment First paradigm:</w:t>
      </w:r>
    </w:p>
    <w:p w14:paraId="2E4A7FF9" w14:textId="77777777" w:rsidR="00337B66" w:rsidRPr="0006677D" w:rsidRDefault="00463F29" w:rsidP="00086787">
      <w:pPr>
        <w:pStyle w:val="ListParagraph"/>
        <w:numPr>
          <w:ilvl w:val="0"/>
          <w:numId w:val="40"/>
        </w:numPr>
        <w:rPr>
          <w:rFonts w:asciiTheme="majorHAnsi" w:hAnsiTheme="majorHAnsi"/>
        </w:rPr>
      </w:pPr>
      <w:r w:rsidRPr="002C427B">
        <w:rPr>
          <w:rFonts w:asciiTheme="majorHAnsi" w:hAnsiTheme="majorHAnsi"/>
        </w:rPr>
        <w:t xml:space="preserve">VT Employment Philosophy: </w:t>
      </w:r>
      <w:r w:rsidR="00337B66" w:rsidRPr="0006677D">
        <w:rPr>
          <w:rFonts w:asciiTheme="majorHAnsi" w:hAnsiTheme="majorHAnsi"/>
        </w:rPr>
        <w:t>A public stated philosophy that presumes employability for all</w:t>
      </w:r>
      <w:r w:rsidR="003A64D1" w:rsidRPr="0006677D">
        <w:rPr>
          <w:rFonts w:asciiTheme="majorHAnsi" w:hAnsiTheme="majorHAnsi"/>
        </w:rPr>
        <w:t>:</w:t>
      </w:r>
      <w:r w:rsidR="00337B66" w:rsidRPr="0006677D">
        <w:rPr>
          <w:rFonts w:asciiTheme="majorHAnsi" w:hAnsiTheme="majorHAnsi"/>
        </w:rPr>
        <w:t xml:space="preserve"> </w:t>
      </w:r>
      <w:r w:rsidR="003B031C" w:rsidRPr="002C427B">
        <w:rPr>
          <w:rFonts w:asciiTheme="majorHAnsi" w:hAnsiTheme="majorHAnsi"/>
          <w:rPrChange w:id="1061" w:author="David Hoff" w:date="2016-04-13T08:36:00Z">
            <w:rPr>
              <w:rStyle w:val="Hyperlink"/>
              <w:rFonts w:asciiTheme="majorHAnsi" w:hAnsiTheme="majorHAnsi"/>
            </w:rPr>
          </w:rPrChange>
        </w:rPr>
        <w:fldChar w:fldCharType="begin"/>
      </w:r>
      <w:r w:rsidR="003B031C" w:rsidRPr="002C427B">
        <w:rPr>
          <w:rFonts w:asciiTheme="majorHAnsi" w:hAnsiTheme="majorHAnsi"/>
          <w:rPrChange w:id="1062" w:author="David Hoff" w:date="2016-04-13T08:36:00Z">
            <w:rPr/>
          </w:rPrChange>
        </w:rPr>
        <w:instrText xml:space="preserve"> HYPERLINK "http://ddas.vermont.gov/ddas-programs/programs-se-default-page" </w:instrText>
      </w:r>
      <w:r w:rsidR="003B031C" w:rsidRPr="002C427B">
        <w:rPr>
          <w:rFonts w:asciiTheme="majorHAnsi" w:hAnsiTheme="majorHAnsi"/>
          <w:rPrChange w:id="1063" w:author="David Hoff" w:date="2016-04-13T08:36:00Z">
            <w:rPr>
              <w:rStyle w:val="Hyperlink"/>
              <w:rFonts w:asciiTheme="majorHAnsi" w:hAnsiTheme="majorHAnsi"/>
            </w:rPr>
          </w:rPrChange>
        </w:rPr>
        <w:fldChar w:fldCharType="separate"/>
      </w:r>
      <w:r w:rsidR="00B308BA" w:rsidRPr="002C427B">
        <w:rPr>
          <w:rStyle w:val="Hyperlink"/>
          <w:rFonts w:asciiTheme="majorHAnsi" w:hAnsiTheme="majorHAnsi"/>
        </w:rPr>
        <w:t>http://ddas.vermont.gov/ddas-programs/programs-se-default-page</w:t>
      </w:r>
      <w:r w:rsidR="003B031C" w:rsidRPr="002C427B">
        <w:rPr>
          <w:rStyle w:val="Hyperlink"/>
          <w:rFonts w:asciiTheme="majorHAnsi" w:hAnsiTheme="majorHAnsi"/>
          <w:rPrChange w:id="1064" w:author="David Hoff" w:date="2016-04-13T08:36:00Z">
            <w:rPr>
              <w:rStyle w:val="Hyperlink"/>
              <w:rFonts w:asciiTheme="majorHAnsi" w:hAnsiTheme="majorHAnsi"/>
            </w:rPr>
          </w:rPrChange>
        </w:rPr>
        <w:fldChar w:fldCharType="end"/>
      </w:r>
      <w:r w:rsidR="00B308BA" w:rsidRPr="002C427B">
        <w:rPr>
          <w:rFonts w:asciiTheme="majorHAnsi" w:hAnsiTheme="majorHAnsi"/>
        </w:rPr>
        <w:t xml:space="preserve"> </w:t>
      </w:r>
    </w:p>
    <w:p w14:paraId="7B1C4F77" w14:textId="77777777" w:rsidR="00337B66" w:rsidRPr="0006677D" w:rsidRDefault="00463F29" w:rsidP="00086787">
      <w:pPr>
        <w:pStyle w:val="ListParagraph"/>
        <w:numPr>
          <w:ilvl w:val="0"/>
          <w:numId w:val="40"/>
        </w:numPr>
        <w:rPr>
          <w:rFonts w:asciiTheme="majorHAnsi" w:hAnsiTheme="majorHAnsi"/>
        </w:rPr>
      </w:pPr>
      <w:r w:rsidRPr="00DA5A12">
        <w:rPr>
          <w:rFonts w:asciiTheme="majorHAnsi" w:hAnsiTheme="majorHAnsi"/>
        </w:rPr>
        <w:t xml:space="preserve">VT Funding Policy: </w:t>
      </w:r>
      <w:r w:rsidR="00337B66" w:rsidRPr="00DA5A12">
        <w:rPr>
          <w:rFonts w:asciiTheme="majorHAnsi" w:hAnsiTheme="majorHAnsi"/>
        </w:rPr>
        <w:t>For tho</w:t>
      </w:r>
      <w:r w:rsidR="001F19DD" w:rsidRPr="00DA5A12">
        <w:rPr>
          <w:rFonts w:asciiTheme="majorHAnsi" w:hAnsiTheme="majorHAnsi"/>
        </w:rPr>
        <w:t>se receiving employment supports</w:t>
      </w:r>
      <w:r w:rsidR="00B308BA" w:rsidRPr="003F4F26">
        <w:rPr>
          <w:rFonts w:asciiTheme="majorHAnsi" w:hAnsiTheme="majorHAnsi"/>
        </w:rPr>
        <w:t xml:space="preserve">, </w:t>
      </w:r>
      <w:r w:rsidR="00D42D3E" w:rsidRPr="003F4F26">
        <w:rPr>
          <w:rFonts w:asciiTheme="majorHAnsi" w:hAnsiTheme="majorHAnsi"/>
        </w:rPr>
        <w:t>use of funds for sheltered workshops or enclave</w:t>
      </w:r>
      <w:r w:rsidR="00AC7BD1" w:rsidRPr="003F4F26">
        <w:rPr>
          <w:rFonts w:asciiTheme="majorHAnsi" w:hAnsiTheme="majorHAnsi"/>
        </w:rPr>
        <w:t>s</w:t>
      </w:r>
      <w:r w:rsidR="00D42D3E" w:rsidRPr="003F4F26">
        <w:rPr>
          <w:rFonts w:asciiTheme="majorHAnsi" w:hAnsiTheme="majorHAnsi"/>
        </w:rPr>
        <w:t xml:space="preserve"> </w:t>
      </w:r>
      <w:r w:rsidR="00B308BA" w:rsidRPr="003F4F26">
        <w:rPr>
          <w:rFonts w:asciiTheme="majorHAnsi" w:hAnsiTheme="majorHAnsi"/>
        </w:rPr>
        <w:t>is not allowed</w:t>
      </w:r>
      <w:r w:rsidR="003A64D1" w:rsidRPr="003F4F26">
        <w:rPr>
          <w:rFonts w:asciiTheme="majorHAnsi" w:hAnsiTheme="majorHAnsi"/>
        </w:rPr>
        <w:t xml:space="preserve"> (see</w:t>
      </w:r>
      <w:r w:rsidR="00D42D3E" w:rsidRPr="003F4F26">
        <w:rPr>
          <w:rFonts w:asciiTheme="majorHAnsi" w:hAnsiTheme="majorHAnsi"/>
        </w:rPr>
        <w:t xml:space="preserve"> </w:t>
      </w:r>
      <w:r w:rsidR="00D13B37" w:rsidRPr="003F4F26">
        <w:rPr>
          <w:rFonts w:asciiTheme="majorHAnsi" w:hAnsiTheme="majorHAnsi"/>
        </w:rPr>
        <w:t>p. 43</w:t>
      </w:r>
      <w:r w:rsidR="00D42D3E" w:rsidRPr="007A7450">
        <w:rPr>
          <w:rFonts w:asciiTheme="majorHAnsi" w:hAnsiTheme="majorHAnsi"/>
        </w:rPr>
        <w:t xml:space="preserve"> of System of Care Plan</w:t>
      </w:r>
      <w:r w:rsidR="003A64D1" w:rsidRPr="007A7450">
        <w:rPr>
          <w:rFonts w:asciiTheme="majorHAnsi" w:hAnsiTheme="majorHAnsi"/>
        </w:rPr>
        <w:t>):</w:t>
      </w:r>
      <w:r w:rsidR="00D42D3E" w:rsidRPr="007A7450">
        <w:rPr>
          <w:rFonts w:asciiTheme="majorHAnsi" w:hAnsiTheme="majorHAnsi"/>
        </w:rPr>
        <w:t xml:space="preserve"> </w:t>
      </w:r>
      <w:r w:rsidR="003B031C" w:rsidRPr="002C427B">
        <w:rPr>
          <w:rFonts w:asciiTheme="majorHAnsi" w:hAnsiTheme="majorHAnsi"/>
          <w:rPrChange w:id="1065" w:author="David Hoff" w:date="2016-04-13T08:36:00Z">
            <w:rPr>
              <w:rStyle w:val="Hyperlink"/>
              <w:rFonts w:asciiTheme="majorHAnsi" w:hAnsiTheme="majorHAnsi"/>
            </w:rPr>
          </w:rPrChange>
        </w:rPr>
        <w:fldChar w:fldCharType="begin"/>
      </w:r>
      <w:r w:rsidR="003B031C" w:rsidRPr="002C427B">
        <w:rPr>
          <w:rFonts w:asciiTheme="majorHAnsi" w:hAnsiTheme="majorHAnsi"/>
          <w:rPrChange w:id="1066" w:author="David Hoff" w:date="2016-04-13T08:36:00Z">
            <w:rPr/>
          </w:rPrChange>
        </w:rPr>
        <w:instrText xml:space="preserve"> HYPERLINK "http://ddas.vermont.gov/ddas-policies/policies-dds/policies-dds-documents/policies-dds-documents-soc-plans/socp-fy-15-17" </w:instrText>
      </w:r>
      <w:r w:rsidR="003B031C" w:rsidRPr="002C427B">
        <w:rPr>
          <w:rFonts w:asciiTheme="majorHAnsi" w:hAnsiTheme="majorHAnsi"/>
          <w:rPrChange w:id="1067" w:author="David Hoff" w:date="2016-04-13T08:36:00Z">
            <w:rPr>
              <w:rStyle w:val="Hyperlink"/>
              <w:rFonts w:asciiTheme="majorHAnsi" w:hAnsiTheme="majorHAnsi"/>
            </w:rPr>
          </w:rPrChange>
        </w:rPr>
        <w:fldChar w:fldCharType="separate"/>
      </w:r>
      <w:r w:rsidR="008722EE" w:rsidRPr="002C427B">
        <w:rPr>
          <w:rStyle w:val="Hyperlink"/>
          <w:rFonts w:asciiTheme="majorHAnsi" w:hAnsiTheme="majorHAnsi"/>
        </w:rPr>
        <w:t>http://ddas.vermont.gov/ddas-policies/policies-dds/policies-dds-documents/policies-dds-documents-soc-plans/socp-fy-15-17</w:t>
      </w:r>
      <w:r w:rsidR="003B031C" w:rsidRPr="002C427B">
        <w:rPr>
          <w:rStyle w:val="Hyperlink"/>
          <w:rFonts w:asciiTheme="majorHAnsi" w:hAnsiTheme="majorHAnsi"/>
          <w:rPrChange w:id="1068" w:author="David Hoff" w:date="2016-04-13T08:36:00Z">
            <w:rPr>
              <w:rStyle w:val="Hyperlink"/>
              <w:rFonts w:asciiTheme="majorHAnsi" w:hAnsiTheme="majorHAnsi"/>
            </w:rPr>
          </w:rPrChange>
        </w:rPr>
        <w:fldChar w:fldCharType="end"/>
      </w:r>
      <w:r w:rsidR="008722EE" w:rsidRPr="002C427B">
        <w:rPr>
          <w:rFonts w:asciiTheme="majorHAnsi" w:hAnsiTheme="majorHAnsi"/>
        </w:rPr>
        <w:t xml:space="preserve"> </w:t>
      </w:r>
    </w:p>
    <w:p w14:paraId="08218A89" w14:textId="77777777" w:rsidR="0077191F" w:rsidRPr="002C427B" w:rsidRDefault="0077191F" w:rsidP="0077191F">
      <w:pPr>
        <w:rPr>
          <w:rFonts w:asciiTheme="majorHAnsi" w:hAnsiTheme="majorHAnsi"/>
        </w:rPr>
      </w:pPr>
    </w:p>
    <w:p w14:paraId="09CC5874" w14:textId="77777777" w:rsidR="00BA08A7" w:rsidRPr="002C427B" w:rsidRDefault="00BA08A7" w:rsidP="0077191F">
      <w:pPr>
        <w:rPr>
          <w:rFonts w:asciiTheme="majorHAnsi" w:hAnsiTheme="majorHAnsi"/>
          <w:b/>
        </w:rPr>
      </w:pPr>
      <w:r w:rsidRPr="002C427B">
        <w:rPr>
          <w:rFonts w:asciiTheme="majorHAnsi" w:hAnsiTheme="majorHAnsi"/>
          <w:b/>
        </w:rPr>
        <w:t>Virginia</w:t>
      </w:r>
    </w:p>
    <w:p w14:paraId="7F6A13D5" w14:textId="2EFD9E42" w:rsidR="00ED3093" w:rsidRPr="002C427B" w:rsidRDefault="00ED3093" w:rsidP="00086787">
      <w:pPr>
        <w:pStyle w:val="ListParagraph"/>
        <w:numPr>
          <w:ilvl w:val="0"/>
          <w:numId w:val="41"/>
        </w:numPr>
        <w:rPr>
          <w:rStyle w:val="Hyperlink"/>
          <w:rFonts w:asciiTheme="majorHAnsi" w:hAnsiTheme="majorHAnsi"/>
          <w:bCs/>
          <w:color w:val="auto"/>
          <w:u w:val="none"/>
        </w:rPr>
      </w:pPr>
      <w:r w:rsidRPr="002C427B">
        <w:rPr>
          <w:rFonts w:asciiTheme="majorHAnsi" w:hAnsiTheme="majorHAnsi"/>
          <w:bCs/>
        </w:rPr>
        <w:t>VA DBHDS Policy on Employment First: December 2012 Virginia Department of Behavioral Health and Developmental Services policy on Employment First</w:t>
      </w:r>
      <w:r w:rsidR="003A64D1" w:rsidRPr="002C427B">
        <w:rPr>
          <w:rFonts w:asciiTheme="majorHAnsi" w:hAnsiTheme="majorHAnsi"/>
          <w:bCs/>
        </w:rPr>
        <w:t>:</w:t>
      </w:r>
      <w:r w:rsidR="003A64D1" w:rsidRPr="002C427B">
        <w:rPr>
          <w:rFonts w:asciiTheme="majorHAnsi" w:hAnsiTheme="majorHAnsi"/>
          <w:bCs/>
        </w:rPr>
        <w:br/>
      </w:r>
      <w:ins w:id="1069" w:author="David Hoff" w:date="2016-04-13T07:41:00Z">
        <w:r w:rsidR="003B031C" w:rsidRPr="002C427B">
          <w:rPr>
            <w:rFonts w:asciiTheme="majorHAnsi" w:hAnsiTheme="majorHAnsi"/>
            <w:rPrChange w:id="1070" w:author="David Hoff" w:date="2016-04-13T08:36:00Z">
              <w:rPr/>
            </w:rPrChange>
          </w:rPr>
          <w:t>http://www.dbhds.virginia.gov/library/state%20board/adm-sbpolicies1044.pdf</w:t>
        </w:r>
      </w:ins>
      <w:del w:id="1071" w:author="David Hoff" w:date="2016-04-13T07:41:00Z">
        <w:r w:rsidR="003B031C" w:rsidRPr="002C427B" w:rsidDel="003B031C">
          <w:rPr>
            <w:rFonts w:asciiTheme="majorHAnsi" w:hAnsiTheme="majorHAnsi"/>
            <w:rPrChange w:id="1072" w:author="David Hoff" w:date="2016-04-13T08:36:00Z">
              <w:rPr>
                <w:rStyle w:val="Hyperlink"/>
                <w:rFonts w:asciiTheme="majorHAnsi" w:hAnsiTheme="majorHAnsi"/>
              </w:rPr>
            </w:rPrChange>
          </w:rPr>
          <w:fldChar w:fldCharType="begin"/>
        </w:r>
        <w:r w:rsidR="003B031C" w:rsidRPr="002C427B" w:rsidDel="003B031C">
          <w:rPr>
            <w:rFonts w:asciiTheme="majorHAnsi" w:hAnsiTheme="majorHAnsi"/>
            <w:rPrChange w:id="1073" w:author="David Hoff" w:date="2016-04-13T08:36:00Z">
              <w:rPr/>
            </w:rPrChange>
          </w:rPr>
          <w:delInstrText xml:space="preserve"> HYPERLINK "http://www.dbhds.virginia.gov/library/document-library/approved%201044%20_sys_%2012-1.pdf" </w:delInstrText>
        </w:r>
        <w:r w:rsidR="003B031C" w:rsidRPr="002C427B" w:rsidDel="003B031C">
          <w:rPr>
            <w:rFonts w:asciiTheme="majorHAnsi" w:hAnsiTheme="majorHAnsi"/>
            <w:rPrChange w:id="1074" w:author="David Hoff" w:date="2016-04-13T08:36:00Z">
              <w:rPr>
                <w:rStyle w:val="Hyperlink"/>
                <w:rFonts w:asciiTheme="majorHAnsi" w:hAnsiTheme="majorHAnsi"/>
              </w:rPr>
            </w:rPrChange>
          </w:rPr>
          <w:fldChar w:fldCharType="separate"/>
        </w:r>
        <w:r w:rsidRPr="002C427B" w:rsidDel="003B031C">
          <w:rPr>
            <w:rStyle w:val="Hyperlink"/>
            <w:rFonts w:asciiTheme="majorHAnsi" w:hAnsiTheme="majorHAnsi"/>
          </w:rPr>
          <w:delText>www.dbhds.virginia.gov/library/document-library/approved%201044%20_sys_%2012-1.pdf</w:delText>
        </w:r>
        <w:r w:rsidR="003B031C" w:rsidRPr="002C427B" w:rsidDel="003B031C">
          <w:rPr>
            <w:rStyle w:val="Hyperlink"/>
            <w:rFonts w:asciiTheme="majorHAnsi" w:hAnsiTheme="majorHAnsi"/>
            <w:rPrChange w:id="1075" w:author="David Hoff" w:date="2016-04-13T08:36:00Z">
              <w:rPr>
                <w:rStyle w:val="Hyperlink"/>
                <w:rFonts w:asciiTheme="majorHAnsi" w:hAnsiTheme="majorHAnsi"/>
              </w:rPr>
            </w:rPrChange>
          </w:rPr>
          <w:fldChar w:fldCharType="end"/>
        </w:r>
      </w:del>
    </w:p>
    <w:p w14:paraId="2387CD57" w14:textId="77777777" w:rsidR="00590967" w:rsidRPr="0006677D" w:rsidRDefault="00590967" w:rsidP="00086787">
      <w:pPr>
        <w:pStyle w:val="ListParagraph"/>
        <w:numPr>
          <w:ilvl w:val="0"/>
          <w:numId w:val="41"/>
        </w:numPr>
        <w:rPr>
          <w:rFonts w:asciiTheme="majorHAnsi" w:hAnsiTheme="majorHAnsi"/>
        </w:rPr>
      </w:pPr>
      <w:r w:rsidRPr="002C427B">
        <w:rPr>
          <w:rFonts w:asciiTheme="majorHAnsi" w:hAnsiTheme="majorHAnsi"/>
          <w:bCs/>
        </w:rPr>
        <w:t xml:space="preserve">VA Legislation (passed): Joint Virginia and Senate House Resolution, passed in 2012, encouraging the </w:t>
      </w:r>
      <w:r w:rsidRPr="002C427B">
        <w:rPr>
          <w:rFonts w:asciiTheme="majorHAnsi" w:hAnsiTheme="majorHAnsi"/>
          <w:color w:val="262626"/>
        </w:rPr>
        <w:t>Secretary of Health and Human Resources and the Superintendent of Public Instruction to adopt and implement Employment First practices in providing and coordinating services to Virginians with disabilities</w:t>
      </w:r>
      <w:r w:rsidR="003A64D1"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1076"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077" w:author="David Hoff" w:date="2016-04-13T08:36:00Z">
            <w:rPr/>
          </w:rPrChange>
        </w:rPr>
        <w:instrText xml:space="preserve"> HYPERLINK "http://lis.virginia.gov/cgi-bin/legp604.exe?121+sum+SJ127" </w:instrText>
      </w:r>
      <w:r w:rsidR="003B031C" w:rsidRPr="002C427B">
        <w:rPr>
          <w:rFonts w:asciiTheme="majorHAnsi" w:hAnsiTheme="majorHAnsi"/>
          <w:rPrChange w:id="1078"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http://lis.virginia.gov/cgi-bin/legp604.exe?121+sum+SJ127</w:t>
      </w:r>
      <w:r w:rsidR="003B031C" w:rsidRPr="002C427B">
        <w:rPr>
          <w:rStyle w:val="Hyperlink"/>
          <w:rFonts w:asciiTheme="majorHAnsi" w:hAnsiTheme="majorHAnsi"/>
          <w:bCs/>
          <w:rPrChange w:id="1079"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2BDD38EE" w14:textId="77777777" w:rsidR="001F1C40" w:rsidRPr="0006677D" w:rsidRDefault="00ED3093" w:rsidP="00086787">
      <w:pPr>
        <w:pStyle w:val="ListParagraph"/>
        <w:numPr>
          <w:ilvl w:val="0"/>
          <w:numId w:val="41"/>
        </w:numPr>
        <w:rPr>
          <w:rFonts w:asciiTheme="majorHAnsi" w:hAnsiTheme="majorHAnsi"/>
          <w:bCs/>
        </w:rPr>
      </w:pPr>
      <w:r w:rsidRPr="002C427B">
        <w:rPr>
          <w:rFonts w:asciiTheme="majorHAnsi" w:hAnsiTheme="majorHAnsi"/>
          <w:bCs/>
        </w:rPr>
        <w:t>US</w:t>
      </w:r>
      <w:r w:rsidR="001F1C40" w:rsidRPr="002C427B">
        <w:rPr>
          <w:rFonts w:asciiTheme="majorHAnsi" w:hAnsiTheme="majorHAnsi"/>
          <w:bCs/>
        </w:rPr>
        <w:t xml:space="preserve">DOJ Settlement Agreement Mandating Employment First Policy: </w:t>
      </w:r>
      <w:r w:rsidRPr="002C427B">
        <w:rPr>
          <w:rFonts w:asciiTheme="majorHAnsi" w:hAnsiTheme="majorHAnsi"/>
          <w:bCs/>
        </w:rPr>
        <w:t xml:space="preserve">US </w:t>
      </w:r>
      <w:r w:rsidR="001F1C40" w:rsidRPr="002C427B">
        <w:rPr>
          <w:rFonts w:asciiTheme="majorHAnsi" w:hAnsiTheme="majorHAnsi"/>
          <w:bCs/>
        </w:rPr>
        <w:t>Department of Justice settlement with the state of Virginia mandating implementation of an Employment First policy</w:t>
      </w:r>
      <w:r w:rsidR="003A64D1" w:rsidRPr="002C427B">
        <w:rPr>
          <w:rFonts w:asciiTheme="majorHAnsi" w:hAnsiTheme="majorHAnsi"/>
          <w:bCs/>
        </w:rPr>
        <w:t>:</w:t>
      </w:r>
      <w:r w:rsidR="001F1C40" w:rsidRPr="002C427B">
        <w:rPr>
          <w:rFonts w:asciiTheme="majorHAnsi" w:hAnsiTheme="majorHAnsi"/>
          <w:bCs/>
        </w:rPr>
        <w:t xml:space="preserve"> </w:t>
      </w:r>
      <w:r w:rsidR="00C464DB" w:rsidRPr="002C427B">
        <w:rPr>
          <w:rFonts w:asciiTheme="majorHAnsi" w:hAnsiTheme="majorHAnsi"/>
          <w:rPrChange w:id="1080" w:author="David Hoff" w:date="2016-04-13T08:36:00Z">
            <w:rPr>
              <w:rStyle w:val="Hyperlink"/>
              <w:rFonts w:asciiTheme="majorHAnsi" w:hAnsiTheme="majorHAnsi"/>
            </w:rPr>
          </w:rPrChange>
        </w:rPr>
        <w:fldChar w:fldCharType="begin"/>
      </w:r>
      <w:r w:rsidR="00C464DB" w:rsidRPr="002C427B">
        <w:rPr>
          <w:rFonts w:asciiTheme="majorHAnsi" w:hAnsiTheme="majorHAnsi"/>
          <w:rPrChange w:id="1081" w:author="David Hoff" w:date="2016-04-13T08:36:00Z">
            <w:rPr/>
          </w:rPrChange>
        </w:rPr>
        <w:instrText xml:space="preserve"> HYPERLINK "http://www.ada.gov/olmstead/olmstead_cases_list2.htm" \l "va" </w:instrText>
      </w:r>
      <w:r w:rsidR="00C464DB" w:rsidRPr="002C427B">
        <w:rPr>
          <w:rFonts w:asciiTheme="majorHAnsi" w:hAnsiTheme="majorHAnsi"/>
          <w:rPrChange w:id="108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www.ada.gov/olmstead/olmstead_cases_list2.htm#va</w:t>
      </w:r>
      <w:r w:rsidR="00C464DB" w:rsidRPr="002C427B">
        <w:rPr>
          <w:rStyle w:val="Hyperlink"/>
          <w:rFonts w:asciiTheme="majorHAnsi" w:hAnsiTheme="majorHAnsi"/>
          <w:rPrChange w:id="1083"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60DDD062" w14:textId="50F9E132" w:rsidR="00BA08A7" w:rsidRPr="0006677D" w:rsidRDefault="00BA08A7" w:rsidP="00086787">
      <w:pPr>
        <w:pStyle w:val="ListParagraph"/>
        <w:numPr>
          <w:ilvl w:val="0"/>
          <w:numId w:val="41"/>
        </w:numPr>
        <w:rPr>
          <w:rFonts w:asciiTheme="majorHAnsi" w:hAnsiTheme="majorHAnsi"/>
          <w:bCs/>
        </w:rPr>
      </w:pPr>
      <w:r w:rsidRPr="002C427B">
        <w:rPr>
          <w:rFonts w:asciiTheme="majorHAnsi" w:hAnsiTheme="majorHAnsi"/>
          <w:bCs/>
        </w:rPr>
        <w:t>VA DBHDS Strategic Plan for Employment First:</w:t>
      </w:r>
      <w:r w:rsidRPr="002C427B">
        <w:rPr>
          <w:rFonts w:asciiTheme="majorHAnsi" w:hAnsiTheme="majorHAnsi"/>
        </w:rPr>
        <w:t xml:space="preserve"> </w:t>
      </w:r>
      <w:r w:rsidRPr="002C427B">
        <w:rPr>
          <w:rFonts w:asciiTheme="majorHAnsi" w:hAnsiTheme="majorHAnsi"/>
          <w:bCs/>
        </w:rPr>
        <w:t>October 2012 Employment First strategic plan issued by Virginia Department of Behavioral Health and Developmental Services</w:t>
      </w:r>
      <w:r w:rsidR="003A64D1" w:rsidRPr="002C427B">
        <w:rPr>
          <w:rFonts w:asciiTheme="majorHAnsi" w:hAnsiTheme="majorHAnsi"/>
          <w:bCs/>
        </w:rPr>
        <w:t>:</w:t>
      </w:r>
      <w:r w:rsidRPr="002C427B">
        <w:rPr>
          <w:rFonts w:asciiTheme="majorHAnsi" w:hAnsiTheme="majorHAnsi"/>
          <w:bCs/>
        </w:rPr>
        <w:t xml:space="preserve"> </w:t>
      </w:r>
      <w:ins w:id="1084" w:author="David Hoff" w:date="2016-04-13T07:47:00Z">
        <w:r w:rsidR="00A643E0" w:rsidRPr="002C427B">
          <w:rPr>
            <w:rFonts w:asciiTheme="majorHAnsi" w:hAnsiTheme="majorHAnsi"/>
            <w:bCs/>
          </w:rPr>
          <w:t>www.dbhds.virginia.gov/library/developmental%20services/dbhdsstrategicplanforemploymentfirst_final.pdf</w:t>
        </w:r>
        <w:r w:rsidR="00A643E0" w:rsidRPr="002C427B" w:rsidDel="00A643E0">
          <w:rPr>
            <w:rFonts w:asciiTheme="majorHAnsi" w:hAnsiTheme="majorHAnsi"/>
            <w:bCs/>
          </w:rPr>
          <w:t xml:space="preserve"> </w:t>
        </w:r>
      </w:ins>
      <w:del w:id="1085" w:author="David Hoff" w:date="2016-04-13T07:47:00Z">
        <w:r w:rsidR="003B031C" w:rsidRPr="002C427B" w:rsidDel="00A643E0">
          <w:rPr>
            <w:rFonts w:asciiTheme="majorHAnsi" w:hAnsiTheme="majorHAnsi"/>
            <w:rPrChange w:id="1086" w:author="David Hoff" w:date="2016-04-13T08:36:00Z">
              <w:rPr>
                <w:rStyle w:val="Hyperlink"/>
                <w:rFonts w:asciiTheme="majorHAnsi" w:hAnsiTheme="majorHAnsi"/>
              </w:rPr>
            </w:rPrChange>
          </w:rPr>
          <w:fldChar w:fldCharType="begin"/>
        </w:r>
        <w:r w:rsidR="003B031C" w:rsidRPr="002C427B" w:rsidDel="00A643E0">
          <w:rPr>
            <w:rFonts w:asciiTheme="majorHAnsi" w:hAnsiTheme="majorHAnsi"/>
            <w:rPrChange w:id="1087" w:author="David Hoff" w:date="2016-04-13T08:36:00Z">
              <w:rPr/>
            </w:rPrChange>
          </w:rPr>
          <w:delInstrText xml:space="preserve"> HYPERLINK "http://www.dbhds.virginia.gov/library/document-library/dbhdsstrategicplanforemploymentfirst_final.pdf" </w:delInstrText>
        </w:r>
        <w:r w:rsidR="003B031C" w:rsidRPr="002C427B" w:rsidDel="00A643E0">
          <w:rPr>
            <w:rFonts w:asciiTheme="majorHAnsi" w:hAnsiTheme="majorHAnsi"/>
            <w:rPrChange w:id="1088" w:author="David Hoff" w:date="2016-04-13T08:36:00Z">
              <w:rPr>
                <w:rStyle w:val="Hyperlink"/>
                <w:rFonts w:asciiTheme="majorHAnsi" w:hAnsiTheme="majorHAnsi"/>
              </w:rPr>
            </w:rPrChange>
          </w:rPr>
          <w:fldChar w:fldCharType="separate"/>
        </w:r>
        <w:r w:rsidR="00ED3093" w:rsidRPr="002C427B" w:rsidDel="00A643E0">
          <w:rPr>
            <w:rStyle w:val="Hyperlink"/>
            <w:rFonts w:asciiTheme="majorHAnsi" w:hAnsiTheme="majorHAnsi"/>
          </w:rPr>
          <w:delText>www.dbhds.virginia.gov/library/document-library/dbhdsstrategicplanforemploymentfirst_final.pdf</w:delText>
        </w:r>
        <w:r w:rsidR="003B031C" w:rsidRPr="002C427B" w:rsidDel="00A643E0">
          <w:rPr>
            <w:rStyle w:val="Hyperlink"/>
            <w:rFonts w:asciiTheme="majorHAnsi" w:hAnsiTheme="majorHAnsi"/>
            <w:rPrChange w:id="1089" w:author="David Hoff" w:date="2016-04-13T08:36:00Z">
              <w:rPr>
                <w:rStyle w:val="Hyperlink"/>
                <w:rFonts w:asciiTheme="majorHAnsi" w:hAnsiTheme="majorHAnsi"/>
              </w:rPr>
            </w:rPrChange>
          </w:rPr>
          <w:fldChar w:fldCharType="end"/>
        </w:r>
        <w:r w:rsidR="00ED3093" w:rsidRPr="002C427B" w:rsidDel="00A643E0">
          <w:rPr>
            <w:rFonts w:asciiTheme="majorHAnsi" w:hAnsiTheme="majorHAnsi"/>
          </w:rPr>
          <w:delText xml:space="preserve"> </w:delText>
        </w:r>
      </w:del>
    </w:p>
    <w:p w14:paraId="38903C35" w14:textId="77777777" w:rsidR="0077191F" w:rsidRPr="002C427B" w:rsidRDefault="0077191F" w:rsidP="0077191F">
      <w:pPr>
        <w:rPr>
          <w:rFonts w:asciiTheme="majorHAnsi" w:hAnsiTheme="majorHAnsi"/>
        </w:rPr>
      </w:pPr>
    </w:p>
    <w:p w14:paraId="106299B8" w14:textId="77777777" w:rsidR="001F346B" w:rsidRPr="002C427B" w:rsidRDefault="001F346B" w:rsidP="0077191F">
      <w:pPr>
        <w:rPr>
          <w:rFonts w:asciiTheme="majorHAnsi" w:hAnsiTheme="majorHAnsi"/>
          <w:b/>
        </w:rPr>
      </w:pPr>
      <w:r w:rsidRPr="002C427B">
        <w:rPr>
          <w:rFonts w:asciiTheme="majorHAnsi" w:hAnsiTheme="majorHAnsi"/>
          <w:b/>
        </w:rPr>
        <w:t>Washington State</w:t>
      </w:r>
    </w:p>
    <w:p w14:paraId="31AFE0DE" w14:textId="77777777" w:rsidR="001F346B" w:rsidRPr="0006677D" w:rsidRDefault="00AB72C9" w:rsidP="00086787">
      <w:pPr>
        <w:pStyle w:val="ListParagraph"/>
        <w:numPr>
          <w:ilvl w:val="0"/>
          <w:numId w:val="42"/>
        </w:numPr>
        <w:rPr>
          <w:rFonts w:asciiTheme="majorHAnsi" w:hAnsiTheme="majorHAnsi"/>
        </w:rPr>
      </w:pPr>
      <w:r w:rsidRPr="002C427B">
        <w:rPr>
          <w:rFonts w:asciiTheme="majorHAnsi" w:hAnsiTheme="majorHAnsi"/>
        </w:rPr>
        <w:t>WA</w:t>
      </w:r>
      <w:r w:rsidR="001F346B" w:rsidRPr="002C427B">
        <w:rPr>
          <w:rFonts w:asciiTheme="majorHAnsi" w:hAnsiTheme="majorHAnsi"/>
        </w:rPr>
        <w:t xml:space="preserve"> State Policy: Washington Division of Developmental Disabilities Working Age Adult Policy</w:t>
      </w:r>
      <w:r w:rsidR="001455F0" w:rsidRPr="002C427B">
        <w:rPr>
          <w:rFonts w:asciiTheme="majorHAnsi" w:hAnsiTheme="majorHAnsi"/>
        </w:rPr>
        <w:t>;</w:t>
      </w:r>
      <w:r w:rsidR="00031BD9" w:rsidRPr="002C427B">
        <w:rPr>
          <w:rFonts w:asciiTheme="majorHAnsi" w:hAnsiTheme="majorHAnsi"/>
        </w:rPr>
        <w:t xml:space="preserve"> initially adopted in 2004</w:t>
      </w:r>
      <w:r w:rsidR="001455F0" w:rsidRPr="002C427B">
        <w:rPr>
          <w:rFonts w:asciiTheme="majorHAnsi" w:hAnsiTheme="majorHAnsi"/>
        </w:rPr>
        <w:t>, most recently updated</w:t>
      </w:r>
      <w:r w:rsidR="00646117" w:rsidRPr="002C427B">
        <w:rPr>
          <w:rFonts w:asciiTheme="majorHAnsi" w:hAnsiTheme="majorHAnsi"/>
        </w:rPr>
        <w:t xml:space="preserve"> 2012</w:t>
      </w:r>
      <w:r w:rsidR="003A64D1" w:rsidRPr="002C427B">
        <w:rPr>
          <w:rFonts w:asciiTheme="majorHAnsi" w:hAnsiTheme="majorHAnsi"/>
        </w:rPr>
        <w:t>:</w:t>
      </w:r>
      <w:r w:rsidR="00213919" w:rsidRPr="002C427B">
        <w:rPr>
          <w:rFonts w:asciiTheme="majorHAnsi" w:hAnsiTheme="majorHAnsi"/>
        </w:rPr>
        <w:t xml:space="preserve"> </w:t>
      </w:r>
      <w:r w:rsidR="003B031C" w:rsidRPr="002C427B">
        <w:rPr>
          <w:rFonts w:asciiTheme="majorHAnsi" w:hAnsiTheme="majorHAnsi"/>
          <w:rPrChange w:id="1090" w:author="David Hoff" w:date="2016-04-13T08:36:00Z">
            <w:rPr>
              <w:rStyle w:val="Hyperlink"/>
              <w:rFonts w:asciiTheme="majorHAnsi" w:hAnsiTheme="majorHAnsi"/>
            </w:rPr>
          </w:rPrChange>
        </w:rPr>
        <w:fldChar w:fldCharType="begin"/>
      </w:r>
      <w:r w:rsidR="003B031C" w:rsidRPr="002C427B">
        <w:rPr>
          <w:rFonts w:asciiTheme="majorHAnsi" w:hAnsiTheme="majorHAnsi"/>
          <w:rPrChange w:id="1091" w:author="David Hoff" w:date="2016-04-13T08:36:00Z">
            <w:rPr/>
          </w:rPrChange>
        </w:rPr>
        <w:instrText xml:space="preserve"> HYPERLINK "http://www.dshs.wa.gov/sites/default/files/DDA/dda/documents/policy/policy4.11.pdf" </w:instrText>
      </w:r>
      <w:r w:rsidR="003B031C" w:rsidRPr="002C427B">
        <w:rPr>
          <w:rFonts w:asciiTheme="majorHAnsi" w:hAnsiTheme="majorHAnsi"/>
          <w:rPrChange w:id="1092" w:author="David Hoff" w:date="2016-04-13T08:36:00Z">
            <w:rPr>
              <w:rStyle w:val="Hyperlink"/>
              <w:rFonts w:asciiTheme="majorHAnsi" w:hAnsiTheme="majorHAnsi"/>
            </w:rPr>
          </w:rPrChange>
        </w:rPr>
        <w:fldChar w:fldCharType="separate"/>
      </w:r>
      <w:r w:rsidR="00213919" w:rsidRPr="002C427B">
        <w:rPr>
          <w:rStyle w:val="Hyperlink"/>
          <w:rFonts w:asciiTheme="majorHAnsi" w:hAnsiTheme="majorHAnsi"/>
        </w:rPr>
        <w:t>www.dshs.wa.gov/sites/default/files/DDA/dda/documents/policy/policy4.11.pdf</w:t>
      </w:r>
      <w:r w:rsidR="003B031C" w:rsidRPr="002C427B">
        <w:rPr>
          <w:rStyle w:val="Hyperlink"/>
          <w:rFonts w:asciiTheme="majorHAnsi" w:hAnsiTheme="majorHAnsi"/>
          <w:rPrChange w:id="1093" w:author="David Hoff" w:date="2016-04-13T08:36:00Z">
            <w:rPr>
              <w:rStyle w:val="Hyperlink"/>
              <w:rFonts w:asciiTheme="majorHAnsi" w:hAnsiTheme="majorHAnsi"/>
            </w:rPr>
          </w:rPrChange>
        </w:rPr>
        <w:fldChar w:fldCharType="end"/>
      </w:r>
      <w:r w:rsidR="00213919" w:rsidRPr="002C427B">
        <w:rPr>
          <w:rFonts w:asciiTheme="majorHAnsi" w:hAnsiTheme="majorHAnsi"/>
        </w:rPr>
        <w:t xml:space="preserve">  </w:t>
      </w:r>
    </w:p>
    <w:p w14:paraId="435260E4" w14:textId="7AC3F813" w:rsidR="00031BD9" w:rsidRPr="002C427B" w:rsidRDefault="00AB72C9" w:rsidP="00086787">
      <w:pPr>
        <w:pStyle w:val="ListParagraph"/>
        <w:numPr>
          <w:ilvl w:val="0"/>
          <w:numId w:val="42"/>
        </w:numPr>
        <w:rPr>
          <w:rStyle w:val="Hyperlink"/>
          <w:rFonts w:asciiTheme="majorHAnsi" w:hAnsiTheme="majorHAnsi"/>
          <w:color w:val="auto"/>
          <w:u w:val="none"/>
        </w:rPr>
      </w:pPr>
      <w:r w:rsidRPr="003F4F26">
        <w:rPr>
          <w:rFonts w:asciiTheme="majorHAnsi" w:hAnsiTheme="majorHAnsi"/>
        </w:rPr>
        <w:t>WA</w:t>
      </w:r>
      <w:r w:rsidR="00031BD9" w:rsidRPr="003F4F26">
        <w:rPr>
          <w:rFonts w:asciiTheme="majorHAnsi" w:hAnsiTheme="majorHAnsi"/>
        </w:rPr>
        <w:t xml:space="preserve"> State Legislation: Legislation </w:t>
      </w:r>
      <w:del w:id="1094" w:author="David Hoff" w:date="2016-04-13T08:57:00Z">
        <w:r w:rsidR="00031BD9" w:rsidRPr="003F4F26" w:rsidDel="003F4F26">
          <w:rPr>
            <w:rFonts w:asciiTheme="majorHAnsi" w:hAnsiTheme="majorHAnsi"/>
          </w:rPr>
          <w:delText xml:space="preserve">passed </w:delText>
        </w:r>
      </w:del>
      <w:ins w:id="1095" w:author="David Hoff" w:date="2016-04-13T08:57:00Z">
        <w:r w:rsidR="003F4F26">
          <w:rPr>
            <w:rFonts w:asciiTheme="majorHAnsi" w:hAnsiTheme="majorHAnsi"/>
          </w:rPr>
          <w:t>enacted</w:t>
        </w:r>
        <w:r w:rsidR="003F4F26" w:rsidRPr="003F4F26">
          <w:rPr>
            <w:rFonts w:asciiTheme="majorHAnsi" w:hAnsiTheme="majorHAnsi"/>
          </w:rPr>
          <w:t xml:space="preserve"> </w:t>
        </w:r>
      </w:ins>
      <w:r w:rsidR="00031BD9" w:rsidRPr="003F4F26">
        <w:rPr>
          <w:rFonts w:asciiTheme="majorHAnsi" w:hAnsiTheme="majorHAnsi"/>
        </w:rPr>
        <w:t>in 2012 establishing parameters around employment as first priority for individuals with developmental disabilities, with option of alternative community access program</w:t>
      </w:r>
      <w:r w:rsidR="003A64D1" w:rsidRPr="003F4F26">
        <w:rPr>
          <w:rFonts w:asciiTheme="majorHAnsi" w:hAnsiTheme="majorHAnsi"/>
        </w:rPr>
        <w:t>:</w:t>
      </w:r>
      <w:r w:rsidR="00031BD9" w:rsidRPr="003F4F26">
        <w:rPr>
          <w:rFonts w:asciiTheme="majorHAnsi" w:hAnsiTheme="majorHAnsi"/>
        </w:rPr>
        <w:t xml:space="preserve"> </w:t>
      </w:r>
      <w:r w:rsidR="003B031C" w:rsidRPr="002C427B">
        <w:rPr>
          <w:rFonts w:asciiTheme="majorHAnsi" w:hAnsiTheme="majorHAnsi"/>
          <w:rPrChange w:id="1096" w:author="David Hoff" w:date="2016-04-13T08:36:00Z">
            <w:rPr>
              <w:rStyle w:val="Hyperlink"/>
              <w:rFonts w:asciiTheme="majorHAnsi" w:hAnsiTheme="majorHAnsi"/>
            </w:rPr>
          </w:rPrChange>
        </w:rPr>
        <w:fldChar w:fldCharType="begin"/>
      </w:r>
      <w:r w:rsidR="003B031C" w:rsidRPr="002C427B">
        <w:rPr>
          <w:rFonts w:asciiTheme="majorHAnsi" w:hAnsiTheme="majorHAnsi"/>
          <w:rPrChange w:id="1097" w:author="David Hoff" w:date="2016-04-13T08:36:00Z">
            <w:rPr/>
          </w:rPrChange>
        </w:rPr>
        <w:instrText xml:space="preserve"> HYPERLINK "http://apps.leg.wa.gov/documents/billdocs/2011-12/Pdf/Bills/Senate%20Bills/6384.pdf" </w:instrText>
      </w:r>
      <w:r w:rsidR="003B031C" w:rsidRPr="002C427B">
        <w:rPr>
          <w:rFonts w:asciiTheme="majorHAnsi" w:hAnsiTheme="majorHAnsi"/>
          <w:rPrChange w:id="1098" w:author="David Hoff" w:date="2016-04-13T08:36:00Z">
            <w:rPr>
              <w:rStyle w:val="Hyperlink"/>
              <w:rFonts w:asciiTheme="majorHAnsi" w:hAnsiTheme="majorHAnsi"/>
            </w:rPr>
          </w:rPrChange>
        </w:rPr>
        <w:fldChar w:fldCharType="separate"/>
      </w:r>
      <w:r w:rsidR="00031BD9" w:rsidRPr="002C427B">
        <w:rPr>
          <w:rStyle w:val="Hyperlink"/>
          <w:rFonts w:asciiTheme="majorHAnsi" w:hAnsiTheme="majorHAnsi"/>
        </w:rPr>
        <w:t>http://apps.leg.wa.gov/documents/billdocs/2011-12/Pdf/Bills/Senate%20Bills/6384.pdf</w:t>
      </w:r>
      <w:r w:rsidR="003B031C" w:rsidRPr="002C427B">
        <w:rPr>
          <w:rStyle w:val="Hyperlink"/>
          <w:rFonts w:asciiTheme="majorHAnsi" w:hAnsiTheme="majorHAnsi"/>
          <w:rPrChange w:id="1099" w:author="David Hoff" w:date="2016-04-13T08:36:00Z">
            <w:rPr>
              <w:rStyle w:val="Hyperlink"/>
              <w:rFonts w:asciiTheme="majorHAnsi" w:hAnsiTheme="majorHAnsi"/>
            </w:rPr>
          </w:rPrChange>
        </w:rPr>
        <w:fldChar w:fldCharType="end"/>
      </w:r>
    </w:p>
    <w:p w14:paraId="4A5BE62A" w14:textId="77777777" w:rsidR="000D26B4" w:rsidRPr="002C427B" w:rsidRDefault="000D26B4" w:rsidP="00086787">
      <w:pPr>
        <w:pStyle w:val="ListParagraph"/>
        <w:numPr>
          <w:ilvl w:val="0"/>
          <w:numId w:val="42"/>
        </w:numPr>
        <w:rPr>
          <w:rStyle w:val="Hyperlink"/>
          <w:rFonts w:asciiTheme="majorHAnsi" w:hAnsiTheme="majorHAnsi"/>
          <w:color w:val="auto"/>
          <w:u w:val="none"/>
        </w:rPr>
      </w:pPr>
      <w:r w:rsidRPr="002C427B">
        <w:rPr>
          <w:rFonts w:asciiTheme="majorHAnsi" w:hAnsiTheme="majorHAnsi"/>
        </w:rPr>
        <w:t>ICI Pub</w:t>
      </w:r>
      <w:r w:rsidR="00117FFA" w:rsidRPr="002C427B">
        <w:rPr>
          <w:rFonts w:asciiTheme="majorHAnsi" w:hAnsiTheme="majorHAnsi"/>
        </w:rPr>
        <w:t xml:space="preserve"> – </w:t>
      </w:r>
      <w:r w:rsidRPr="002C427B">
        <w:rPr>
          <w:rFonts w:asciiTheme="majorHAnsi" w:hAnsiTheme="majorHAnsi"/>
        </w:rPr>
        <w:t xml:space="preserve">Washington WAAP: Publication from the Institute for Community Inclusion providing an overview of </w:t>
      </w:r>
      <w:r w:rsidR="00646117" w:rsidRPr="002C427B">
        <w:rPr>
          <w:rFonts w:asciiTheme="majorHAnsi" w:hAnsiTheme="majorHAnsi"/>
        </w:rPr>
        <w:t xml:space="preserve">the development of </w:t>
      </w:r>
      <w:r w:rsidRPr="002C427B">
        <w:rPr>
          <w:rFonts w:asciiTheme="majorHAnsi" w:hAnsiTheme="majorHAnsi"/>
        </w:rPr>
        <w:t>Washington’s Working</w:t>
      </w:r>
      <w:r w:rsidR="003A64D1" w:rsidRPr="002C427B">
        <w:rPr>
          <w:rFonts w:asciiTheme="majorHAnsi" w:hAnsiTheme="majorHAnsi"/>
        </w:rPr>
        <w:t>-</w:t>
      </w:r>
      <w:r w:rsidRPr="002C427B">
        <w:rPr>
          <w:rFonts w:asciiTheme="majorHAnsi" w:hAnsiTheme="majorHAnsi"/>
        </w:rPr>
        <w:t>Age Adult Policy</w:t>
      </w:r>
      <w:r w:rsidR="003A64D1"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100" w:author="David Hoff" w:date="2016-04-13T08:36:00Z">
            <w:rPr>
              <w:rStyle w:val="Hyperlink"/>
              <w:rFonts w:asciiTheme="majorHAnsi" w:hAnsiTheme="majorHAnsi"/>
            </w:rPr>
          </w:rPrChange>
        </w:rPr>
        <w:fldChar w:fldCharType="begin"/>
      </w:r>
      <w:r w:rsidR="003B031C" w:rsidRPr="002C427B">
        <w:rPr>
          <w:rFonts w:asciiTheme="majorHAnsi" w:hAnsiTheme="majorHAnsi"/>
          <w:rPrChange w:id="1101" w:author="David Hoff" w:date="2016-04-13T08:36:00Z">
            <w:rPr/>
          </w:rPrChange>
        </w:rPr>
        <w:instrText xml:space="preserve"> HYPERLINK "http://www.communityinclusion.org/article.php?article_id=222" </w:instrText>
      </w:r>
      <w:r w:rsidR="003B031C" w:rsidRPr="002C427B">
        <w:rPr>
          <w:rFonts w:asciiTheme="majorHAnsi" w:hAnsiTheme="majorHAnsi"/>
          <w:rPrChange w:id="1102"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www.communityinclusion.org/article.php?article_id=222</w:t>
      </w:r>
      <w:r w:rsidR="003B031C" w:rsidRPr="002C427B">
        <w:rPr>
          <w:rStyle w:val="Hyperlink"/>
          <w:rFonts w:asciiTheme="majorHAnsi" w:hAnsiTheme="majorHAnsi"/>
          <w:rPrChange w:id="1103" w:author="David Hoff" w:date="2016-04-13T08:36:00Z">
            <w:rPr>
              <w:rStyle w:val="Hyperlink"/>
              <w:rFonts w:asciiTheme="majorHAnsi" w:hAnsiTheme="majorHAnsi"/>
            </w:rPr>
          </w:rPrChange>
        </w:rPr>
        <w:fldChar w:fldCharType="end"/>
      </w:r>
    </w:p>
    <w:p w14:paraId="4299C335" w14:textId="77777777" w:rsidR="0077191F" w:rsidRPr="002C427B" w:rsidRDefault="0077191F" w:rsidP="0077191F">
      <w:pPr>
        <w:rPr>
          <w:rFonts w:asciiTheme="majorHAnsi" w:hAnsiTheme="majorHAnsi"/>
        </w:rPr>
      </w:pPr>
    </w:p>
    <w:p w14:paraId="1FE29BF3" w14:textId="77777777" w:rsidR="002911C2" w:rsidRPr="002C427B" w:rsidRDefault="002911C2" w:rsidP="0077191F">
      <w:pPr>
        <w:rPr>
          <w:rFonts w:asciiTheme="majorHAnsi" w:hAnsiTheme="majorHAnsi"/>
          <w:b/>
          <w:bCs/>
        </w:rPr>
      </w:pPr>
      <w:r w:rsidRPr="002C427B">
        <w:rPr>
          <w:rFonts w:asciiTheme="majorHAnsi" w:hAnsiTheme="majorHAnsi"/>
          <w:b/>
        </w:rPr>
        <w:t>West Virginia</w:t>
      </w:r>
    </w:p>
    <w:p w14:paraId="53858EFF" w14:textId="77777777" w:rsidR="002911C2" w:rsidRPr="002C427B" w:rsidRDefault="002911C2" w:rsidP="00086787">
      <w:pPr>
        <w:pStyle w:val="ListParagraph"/>
        <w:numPr>
          <w:ilvl w:val="0"/>
          <w:numId w:val="43"/>
        </w:numPr>
        <w:rPr>
          <w:rFonts w:asciiTheme="majorHAnsi" w:hAnsiTheme="majorHAnsi"/>
          <w:bCs/>
        </w:rPr>
      </w:pPr>
      <w:r w:rsidRPr="002C427B">
        <w:rPr>
          <w:rFonts w:asciiTheme="majorHAnsi" w:hAnsiTheme="majorHAnsi"/>
        </w:rPr>
        <w:t xml:space="preserve">WV </w:t>
      </w:r>
      <w:r w:rsidRPr="002C427B">
        <w:rPr>
          <w:rFonts w:asciiTheme="majorHAnsi" w:hAnsiTheme="majorHAnsi"/>
          <w:bCs/>
        </w:rPr>
        <w:t>Disability Consensus Agenda</w:t>
      </w:r>
      <w:r w:rsidR="009872BD" w:rsidRPr="002C427B">
        <w:rPr>
          <w:rFonts w:asciiTheme="majorHAnsi" w:hAnsiTheme="majorHAnsi"/>
          <w:bCs/>
        </w:rPr>
        <w:t>:</w:t>
      </w:r>
      <w:r w:rsidRPr="002C427B">
        <w:rPr>
          <w:rFonts w:asciiTheme="majorHAnsi" w:hAnsiTheme="majorHAnsi"/>
          <w:bCs/>
        </w:rPr>
        <w:t xml:space="preserve"> West Virginia Disability Consensus Agenda endorsed by a cross-section of West Virginia advocacy organizations includes Employment First as a goal</w:t>
      </w:r>
      <w:r w:rsidR="003A64D1"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1104"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105" w:author="David Hoff" w:date="2016-04-13T08:36:00Z">
            <w:rPr/>
          </w:rPrChange>
        </w:rPr>
        <w:instrText xml:space="preserve"> HYPERLINK "http://www.wvsilc.org/advocacy.htm" </w:instrText>
      </w:r>
      <w:r w:rsidR="003B031C" w:rsidRPr="002C427B">
        <w:rPr>
          <w:rFonts w:asciiTheme="majorHAnsi" w:hAnsiTheme="majorHAnsi"/>
          <w:rPrChange w:id="1106"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www.wvsilc.org/advocacy.htm</w:t>
      </w:r>
      <w:r w:rsidR="003B031C" w:rsidRPr="002C427B">
        <w:rPr>
          <w:rStyle w:val="Hyperlink"/>
          <w:rFonts w:asciiTheme="majorHAnsi" w:hAnsiTheme="majorHAnsi"/>
          <w:bCs/>
          <w:rPrChange w:id="1107"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45CB9EAF" w14:textId="77777777" w:rsidR="002911C2" w:rsidRPr="002C427B" w:rsidRDefault="002911C2" w:rsidP="00086787">
      <w:pPr>
        <w:pStyle w:val="ListParagraph"/>
        <w:numPr>
          <w:ilvl w:val="0"/>
          <w:numId w:val="43"/>
        </w:numPr>
        <w:rPr>
          <w:rFonts w:asciiTheme="majorHAnsi" w:hAnsiTheme="majorHAnsi"/>
          <w:bCs/>
        </w:rPr>
      </w:pPr>
      <w:r w:rsidRPr="002C427B">
        <w:rPr>
          <w:rFonts w:asciiTheme="majorHAnsi" w:hAnsiTheme="majorHAnsi"/>
        </w:rPr>
        <w:t xml:space="preserve">WV Olmstead </w:t>
      </w:r>
      <w:r w:rsidR="009872BD" w:rsidRPr="002C427B">
        <w:rPr>
          <w:rFonts w:asciiTheme="majorHAnsi" w:hAnsiTheme="majorHAnsi"/>
        </w:rPr>
        <w:t>C</w:t>
      </w:r>
      <w:r w:rsidRPr="002C427B">
        <w:rPr>
          <w:rFonts w:asciiTheme="majorHAnsi" w:hAnsiTheme="majorHAnsi"/>
        </w:rPr>
        <w:t>ouncil Legislative Priorities</w:t>
      </w:r>
      <w:r w:rsidR="009872BD" w:rsidRPr="002C427B">
        <w:rPr>
          <w:rFonts w:asciiTheme="majorHAnsi" w:hAnsiTheme="majorHAnsi"/>
        </w:rPr>
        <w:t>:</w:t>
      </w:r>
      <w:r w:rsidRPr="002C427B">
        <w:rPr>
          <w:rFonts w:asciiTheme="majorHAnsi" w:hAnsiTheme="majorHAnsi"/>
          <w:bCs/>
        </w:rPr>
        <w:t xml:space="preserve"> West Virginia Olmstead Legislative Priorities for 2015 include Employment First</w:t>
      </w:r>
      <w:r w:rsidR="003A64D1" w:rsidRPr="002C427B">
        <w:rPr>
          <w:rFonts w:asciiTheme="majorHAnsi" w:hAnsiTheme="majorHAnsi"/>
          <w:bCs/>
        </w:rPr>
        <w:t>:</w:t>
      </w:r>
      <w:r w:rsidRPr="002C427B">
        <w:rPr>
          <w:rFonts w:asciiTheme="majorHAnsi" w:hAnsiTheme="majorHAnsi"/>
          <w:bCs/>
        </w:rPr>
        <w:t xml:space="preserve"> </w:t>
      </w:r>
      <w:r w:rsidR="003B031C" w:rsidRPr="002C427B">
        <w:rPr>
          <w:rFonts w:asciiTheme="majorHAnsi" w:hAnsiTheme="majorHAnsi"/>
          <w:rPrChange w:id="1108" w:author="David Hoff" w:date="2016-04-13T08:36:00Z">
            <w:rPr>
              <w:rStyle w:val="Hyperlink"/>
              <w:rFonts w:asciiTheme="majorHAnsi" w:hAnsiTheme="majorHAnsi"/>
              <w:bCs/>
            </w:rPr>
          </w:rPrChange>
        </w:rPr>
        <w:fldChar w:fldCharType="begin"/>
      </w:r>
      <w:r w:rsidR="003B031C" w:rsidRPr="002C427B">
        <w:rPr>
          <w:rFonts w:asciiTheme="majorHAnsi" w:hAnsiTheme="majorHAnsi"/>
          <w:rPrChange w:id="1109" w:author="David Hoff" w:date="2016-04-13T08:36:00Z">
            <w:rPr/>
          </w:rPrChange>
        </w:rPr>
        <w:instrText xml:space="preserve"> HYPERLINK "http://www.mtstcil.org/advocacy/WestVirginiaOlmsteadCouncilLegislativePriorities2015.pdf" </w:instrText>
      </w:r>
      <w:r w:rsidR="003B031C" w:rsidRPr="002C427B">
        <w:rPr>
          <w:rFonts w:asciiTheme="majorHAnsi" w:hAnsiTheme="majorHAnsi"/>
          <w:rPrChange w:id="1110" w:author="David Hoff" w:date="2016-04-13T08:36:00Z">
            <w:rPr>
              <w:rStyle w:val="Hyperlink"/>
              <w:rFonts w:asciiTheme="majorHAnsi" w:hAnsiTheme="majorHAnsi"/>
              <w:bCs/>
            </w:rPr>
          </w:rPrChange>
        </w:rPr>
        <w:fldChar w:fldCharType="separate"/>
      </w:r>
      <w:r w:rsidRPr="002C427B">
        <w:rPr>
          <w:rStyle w:val="Hyperlink"/>
          <w:rFonts w:asciiTheme="majorHAnsi" w:hAnsiTheme="majorHAnsi"/>
          <w:bCs/>
        </w:rPr>
        <w:t>www.mtstcil.org/advocacy/WestVirginiaOlmsteadCouncilLegislativePriorities2015.pdf</w:t>
      </w:r>
      <w:r w:rsidR="003B031C" w:rsidRPr="002C427B">
        <w:rPr>
          <w:rStyle w:val="Hyperlink"/>
          <w:rFonts w:asciiTheme="majorHAnsi" w:hAnsiTheme="majorHAnsi"/>
          <w:bCs/>
          <w:rPrChange w:id="1111" w:author="David Hoff" w:date="2016-04-13T08:36:00Z">
            <w:rPr>
              <w:rStyle w:val="Hyperlink"/>
              <w:rFonts w:asciiTheme="majorHAnsi" w:hAnsiTheme="majorHAnsi"/>
              <w:bCs/>
            </w:rPr>
          </w:rPrChange>
        </w:rPr>
        <w:fldChar w:fldCharType="end"/>
      </w:r>
      <w:r w:rsidRPr="002C427B">
        <w:rPr>
          <w:rFonts w:asciiTheme="majorHAnsi" w:hAnsiTheme="majorHAnsi"/>
          <w:bCs/>
        </w:rPr>
        <w:t xml:space="preserve"> </w:t>
      </w:r>
    </w:p>
    <w:p w14:paraId="2F937572" w14:textId="77777777" w:rsidR="0077191F" w:rsidRPr="0006677D" w:rsidRDefault="0077191F" w:rsidP="0077191F">
      <w:pPr>
        <w:rPr>
          <w:rFonts w:asciiTheme="majorHAnsi" w:hAnsiTheme="majorHAnsi"/>
        </w:rPr>
      </w:pPr>
    </w:p>
    <w:p w14:paraId="470D5009" w14:textId="77777777" w:rsidR="0077191F" w:rsidRPr="002C427B" w:rsidRDefault="0077191F" w:rsidP="0077191F">
      <w:pPr>
        <w:rPr>
          <w:rFonts w:asciiTheme="majorHAnsi" w:hAnsiTheme="majorHAnsi"/>
          <w:b/>
        </w:rPr>
      </w:pPr>
      <w:r w:rsidRPr="002C427B">
        <w:rPr>
          <w:rFonts w:asciiTheme="majorHAnsi" w:hAnsiTheme="majorHAnsi"/>
          <w:b/>
        </w:rPr>
        <w:t>Wisconsin</w:t>
      </w:r>
    </w:p>
    <w:p w14:paraId="64C436E5" w14:textId="77777777" w:rsidR="00D65482" w:rsidRPr="002C427B" w:rsidRDefault="00D65482" w:rsidP="00086787">
      <w:pPr>
        <w:pStyle w:val="ListParagraph"/>
        <w:numPr>
          <w:ilvl w:val="0"/>
          <w:numId w:val="45"/>
        </w:numPr>
        <w:rPr>
          <w:rFonts w:asciiTheme="majorHAnsi" w:hAnsiTheme="majorHAnsi"/>
        </w:rPr>
      </w:pPr>
      <w:r w:rsidRPr="002C427B">
        <w:rPr>
          <w:rFonts w:asciiTheme="majorHAnsi" w:hAnsiTheme="majorHAnsi"/>
        </w:rPr>
        <w:t>WI Employment First Website: Website of Wisconsin Employment First</w:t>
      </w:r>
      <w:r w:rsidR="003A64D1"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112" w:author="David Hoff" w:date="2016-04-13T08:36:00Z">
            <w:rPr>
              <w:rStyle w:val="Hyperlink"/>
              <w:rFonts w:asciiTheme="majorHAnsi" w:hAnsiTheme="majorHAnsi"/>
            </w:rPr>
          </w:rPrChange>
        </w:rPr>
        <w:fldChar w:fldCharType="begin"/>
      </w:r>
      <w:r w:rsidR="003B031C" w:rsidRPr="002C427B">
        <w:rPr>
          <w:rFonts w:asciiTheme="majorHAnsi" w:hAnsiTheme="majorHAnsi"/>
          <w:rPrChange w:id="1113" w:author="David Hoff" w:date="2016-04-13T08:36:00Z">
            <w:rPr/>
          </w:rPrChange>
        </w:rPr>
        <w:instrText xml:space="preserve"> HYPERLINK "http://www.wiemploymentfirst.com" </w:instrText>
      </w:r>
      <w:r w:rsidR="003B031C" w:rsidRPr="002C427B">
        <w:rPr>
          <w:rFonts w:asciiTheme="majorHAnsi" w:hAnsiTheme="majorHAnsi"/>
          <w:rPrChange w:id="1114"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www.wiemploymentfirst.com</w:t>
      </w:r>
      <w:r w:rsidR="003B031C" w:rsidRPr="002C427B">
        <w:rPr>
          <w:rStyle w:val="Hyperlink"/>
          <w:rFonts w:asciiTheme="majorHAnsi" w:hAnsiTheme="majorHAnsi"/>
          <w:rPrChange w:id="1115"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567ACFEC" w14:textId="77777777" w:rsidR="00944058" w:rsidRPr="002C427B" w:rsidRDefault="00C83B56" w:rsidP="00086787">
      <w:pPr>
        <w:pStyle w:val="ListParagraph"/>
        <w:numPr>
          <w:ilvl w:val="0"/>
          <w:numId w:val="45"/>
        </w:numPr>
        <w:rPr>
          <w:rFonts w:asciiTheme="majorHAnsi" w:hAnsiTheme="majorHAnsi"/>
        </w:rPr>
      </w:pPr>
      <w:r w:rsidRPr="0006677D">
        <w:rPr>
          <w:rFonts w:asciiTheme="majorHAnsi" w:hAnsiTheme="majorHAnsi"/>
        </w:rPr>
        <w:t xml:space="preserve">WI </w:t>
      </w:r>
      <w:r w:rsidR="00D65482" w:rsidRPr="0006677D">
        <w:rPr>
          <w:rFonts w:asciiTheme="majorHAnsi" w:hAnsiTheme="majorHAnsi"/>
        </w:rPr>
        <w:t xml:space="preserve">APSE </w:t>
      </w:r>
      <w:r w:rsidRPr="0006677D">
        <w:rPr>
          <w:rFonts w:asciiTheme="majorHAnsi" w:hAnsiTheme="majorHAnsi"/>
        </w:rPr>
        <w:t xml:space="preserve">Employment First Materials: </w:t>
      </w:r>
      <w:r w:rsidR="00D65482" w:rsidRPr="00DA5A12">
        <w:rPr>
          <w:rFonts w:asciiTheme="majorHAnsi" w:hAnsiTheme="majorHAnsi"/>
        </w:rPr>
        <w:t>Information from WI APSE on Employment First</w:t>
      </w:r>
      <w:r w:rsidRPr="00DA5A12">
        <w:rPr>
          <w:rFonts w:asciiTheme="majorHAnsi" w:hAnsiTheme="majorHAnsi"/>
        </w:rPr>
        <w:t xml:space="preserve">: </w:t>
      </w:r>
      <w:r w:rsidR="003B031C" w:rsidRPr="002C427B">
        <w:rPr>
          <w:rFonts w:asciiTheme="majorHAnsi" w:hAnsiTheme="majorHAnsi"/>
          <w:rPrChange w:id="1116" w:author="David Hoff" w:date="2016-04-13T08:36:00Z">
            <w:rPr>
              <w:rStyle w:val="Hyperlink"/>
              <w:rFonts w:asciiTheme="majorHAnsi" w:hAnsiTheme="majorHAnsi"/>
            </w:rPr>
          </w:rPrChange>
        </w:rPr>
        <w:fldChar w:fldCharType="begin"/>
      </w:r>
      <w:r w:rsidR="003B031C" w:rsidRPr="002C427B">
        <w:rPr>
          <w:rFonts w:asciiTheme="majorHAnsi" w:hAnsiTheme="majorHAnsi"/>
          <w:rPrChange w:id="1117" w:author="David Hoff" w:date="2016-04-13T08:36:00Z">
            <w:rPr/>
          </w:rPrChange>
        </w:rPr>
        <w:instrText xml:space="preserve"> HYPERLINK "http://www.wiapse.org/employment-first" </w:instrText>
      </w:r>
      <w:r w:rsidR="003B031C" w:rsidRPr="002C427B">
        <w:rPr>
          <w:rFonts w:asciiTheme="majorHAnsi" w:hAnsiTheme="majorHAnsi"/>
          <w:rPrChange w:id="1118" w:author="David Hoff" w:date="2016-04-13T08:36:00Z">
            <w:rPr>
              <w:rStyle w:val="Hyperlink"/>
              <w:rFonts w:asciiTheme="majorHAnsi" w:hAnsiTheme="majorHAnsi"/>
            </w:rPr>
          </w:rPrChange>
        </w:rPr>
        <w:fldChar w:fldCharType="separate"/>
      </w:r>
      <w:r w:rsidR="00944058" w:rsidRPr="002C427B">
        <w:rPr>
          <w:rStyle w:val="Hyperlink"/>
          <w:rFonts w:asciiTheme="majorHAnsi" w:hAnsiTheme="majorHAnsi"/>
        </w:rPr>
        <w:t>www.wiapse.org/employment-first</w:t>
      </w:r>
      <w:r w:rsidR="003B031C" w:rsidRPr="002C427B">
        <w:rPr>
          <w:rStyle w:val="Hyperlink"/>
          <w:rFonts w:asciiTheme="majorHAnsi" w:hAnsiTheme="majorHAnsi"/>
          <w:rPrChange w:id="1119" w:author="David Hoff" w:date="2016-04-13T08:36:00Z">
            <w:rPr>
              <w:rStyle w:val="Hyperlink"/>
              <w:rFonts w:asciiTheme="majorHAnsi" w:hAnsiTheme="majorHAnsi"/>
            </w:rPr>
          </w:rPrChange>
        </w:rPr>
        <w:fldChar w:fldCharType="end"/>
      </w:r>
    </w:p>
    <w:p w14:paraId="40877DAE" w14:textId="77777777" w:rsidR="00C83B56" w:rsidRPr="0006677D" w:rsidRDefault="00AB72C9" w:rsidP="00086787">
      <w:pPr>
        <w:pStyle w:val="ListParagraph"/>
        <w:numPr>
          <w:ilvl w:val="0"/>
          <w:numId w:val="45"/>
        </w:numPr>
        <w:rPr>
          <w:rFonts w:asciiTheme="majorHAnsi" w:hAnsiTheme="majorHAnsi"/>
        </w:rPr>
      </w:pPr>
      <w:r w:rsidRPr="00DA5A12">
        <w:rPr>
          <w:rFonts w:asciiTheme="majorHAnsi" w:hAnsiTheme="majorHAnsi"/>
        </w:rPr>
        <w:t>Sign-On Agreement for WI</w:t>
      </w:r>
      <w:r w:rsidR="00F23296" w:rsidRPr="00DA5A12">
        <w:rPr>
          <w:rFonts w:asciiTheme="majorHAnsi" w:hAnsiTheme="majorHAnsi"/>
        </w:rPr>
        <w:t xml:space="preserve"> Employment First Coalition: Agreement for organizations and individuals for signing on in support of Employ</w:t>
      </w:r>
      <w:r w:rsidR="00F23296" w:rsidRPr="002C427B">
        <w:rPr>
          <w:rFonts w:asciiTheme="majorHAnsi" w:hAnsiTheme="majorHAnsi"/>
        </w:rPr>
        <w:t>ment First</w:t>
      </w:r>
      <w:r w:rsidR="003A64D1" w:rsidRPr="002C427B">
        <w:rPr>
          <w:rFonts w:asciiTheme="majorHAnsi" w:hAnsiTheme="majorHAnsi"/>
        </w:rPr>
        <w:t>:</w:t>
      </w:r>
      <w:r w:rsidR="00F23296" w:rsidRPr="002C427B">
        <w:rPr>
          <w:rFonts w:asciiTheme="majorHAnsi" w:hAnsiTheme="majorHAnsi"/>
        </w:rPr>
        <w:t xml:space="preserve"> </w:t>
      </w:r>
      <w:r w:rsidR="00F23296" w:rsidRPr="002C427B">
        <w:rPr>
          <w:rFonts w:asciiTheme="majorHAnsi" w:hAnsiTheme="majorHAnsi"/>
        </w:rPr>
        <w:br/>
      </w:r>
      <w:r w:rsidR="003B031C" w:rsidRPr="002C427B">
        <w:rPr>
          <w:rFonts w:asciiTheme="majorHAnsi" w:hAnsiTheme="majorHAnsi"/>
          <w:rPrChange w:id="1120" w:author="David Hoff" w:date="2016-04-13T08:36:00Z">
            <w:rPr>
              <w:rStyle w:val="Hyperlink"/>
              <w:rFonts w:asciiTheme="majorHAnsi" w:hAnsiTheme="majorHAnsi"/>
            </w:rPr>
          </w:rPrChange>
        </w:rPr>
        <w:fldChar w:fldCharType="begin"/>
      </w:r>
      <w:r w:rsidR="003B031C" w:rsidRPr="002C427B">
        <w:rPr>
          <w:rFonts w:asciiTheme="majorHAnsi" w:hAnsiTheme="majorHAnsi"/>
          <w:rPrChange w:id="1121" w:author="David Hoff" w:date="2016-04-13T08:36:00Z">
            <w:rPr/>
          </w:rPrChange>
        </w:rPr>
        <w:instrText xml:space="preserve"> HYPERLINK "http://www.survivalcoalitionwi.org/wp-content/uploads/2011/12/Survival-Coalition-Employment-sign-on.pdf" </w:instrText>
      </w:r>
      <w:r w:rsidR="003B031C" w:rsidRPr="002C427B">
        <w:rPr>
          <w:rFonts w:asciiTheme="majorHAnsi" w:hAnsiTheme="majorHAnsi"/>
          <w:rPrChange w:id="1122" w:author="David Hoff" w:date="2016-04-13T08:36:00Z">
            <w:rPr>
              <w:rStyle w:val="Hyperlink"/>
              <w:rFonts w:asciiTheme="majorHAnsi" w:hAnsiTheme="majorHAnsi"/>
            </w:rPr>
          </w:rPrChange>
        </w:rPr>
        <w:fldChar w:fldCharType="separate"/>
      </w:r>
      <w:r w:rsidR="00F23296" w:rsidRPr="002C427B">
        <w:rPr>
          <w:rStyle w:val="Hyperlink"/>
          <w:rFonts w:asciiTheme="majorHAnsi" w:hAnsiTheme="majorHAnsi"/>
        </w:rPr>
        <w:t>www.survivalcoalitionwi.org/wp-content/uploads/2011/12/Survival-Coalition-Employment-sign-on.pdf</w:t>
      </w:r>
      <w:r w:rsidR="003B031C" w:rsidRPr="002C427B">
        <w:rPr>
          <w:rStyle w:val="Hyperlink"/>
          <w:rFonts w:asciiTheme="majorHAnsi" w:hAnsiTheme="majorHAnsi"/>
          <w:rPrChange w:id="1123" w:author="David Hoff" w:date="2016-04-13T08:36:00Z">
            <w:rPr>
              <w:rStyle w:val="Hyperlink"/>
              <w:rFonts w:asciiTheme="majorHAnsi" w:hAnsiTheme="majorHAnsi"/>
            </w:rPr>
          </w:rPrChange>
        </w:rPr>
        <w:fldChar w:fldCharType="end"/>
      </w:r>
      <w:r w:rsidR="00F23296" w:rsidRPr="002C427B">
        <w:rPr>
          <w:rFonts w:asciiTheme="majorHAnsi" w:hAnsiTheme="majorHAnsi"/>
        </w:rPr>
        <w:t xml:space="preserve"> </w:t>
      </w:r>
    </w:p>
    <w:p w14:paraId="28ED5A19" w14:textId="77777777" w:rsidR="00AA1B0F" w:rsidRPr="0006677D" w:rsidRDefault="00C83B56" w:rsidP="00086787">
      <w:pPr>
        <w:pStyle w:val="ListParagraph"/>
        <w:numPr>
          <w:ilvl w:val="0"/>
          <w:numId w:val="45"/>
        </w:numPr>
        <w:rPr>
          <w:rStyle w:val="Hyperlink"/>
          <w:rFonts w:asciiTheme="majorHAnsi" w:hAnsiTheme="majorHAnsi"/>
          <w:color w:val="auto"/>
          <w:u w:val="none"/>
        </w:rPr>
      </w:pPr>
      <w:r w:rsidRPr="002C427B">
        <w:rPr>
          <w:rFonts w:asciiTheme="majorHAnsi" w:hAnsiTheme="majorHAnsi"/>
        </w:rPr>
        <w:t xml:space="preserve">WI Managed Care and Employment Task Force: </w:t>
      </w:r>
      <w:r w:rsidR="0057656A" w:rsidRPr="002C427B">
        <w:rPr>
          <w:rFonts w:asciiTheme="majorHAnsi" w:hAnsiTheme="majorHAnsi"/>
        </w:rPr>
        <w:t>2008 report recommending</w:t>
      </w:r>
      <w:r w:rsidRPr="002C427B">
        <w:rPr>
          <w:rFonts w:asciiTheme="majorHAnsi" w:hAnsiTheme="majorHAnsi"/>
        </w:rPr>
        <w:t xml:space="preserve"> that </w:t>
      </w:r>
      <w:r w:rsidR="0057656A" w:rsidRPr="002C427B">
        <w:rPr>
          <w:rFonts w:asciiTheme="majorHAnsi" w:hAnsiTheme="majorHAnsi"/>
        </w:rPr>
        <w:t xml:space="preserve">the </w:t>
      </w:r>
      <w:r w:rsidRPr="002C427B">
        <w:rPr>
          <w:rFonts w:asciiTheme="majorHAnsi" w:hAnsiTheme="majorHAnsi"/>
        </w:rPr>
        <w:t>managed care long-term care system should support integrated employment as the p</w:t>
      </w:r>
      <w:r w:rsidR="0057656A" w:rsidRPr="002C427B">
        <w:rPr>
          <w:rFonts w:asciiTheme="majorHAnsi" w:hAnsiTheme="majorHAnsi"/>
        </w:rPr>
        <w:t>referred employment option (pp. 19</w:t>
      </w:r>
      <w:r w:rsidR="003A64D1" w:rsidRPr="002C427B">
        <w:rPr>
          <w:rFonts w:asciiTheme="majorHAnsi" w:hAnsiTheme="majorHAnsi"/>
        </w:rPr>
        <w:t>–</w:t>
      </w:r>
      <w:r w:rsidR="0057656A" w:rsidRPr="002C427B">
        <w:rPr>
          <w:rFonts w:asciiTheme="majorHAnsi" w:hAnsiTheme="majorHAnsi"/>
        </w:rPr>
        <w:t>20</w:t>
      </w:r>
      <w:r w:rsidRPr="002C427B">
        <w:rPr>
          <w:rFonts w:asciiTheme="majorHAnsi" w:hAnsiTheme="majorHAnsi"/>
        </w:rPr>
        <w:t>)</w:t>
      </w:r>
      <w:r w:rsidR="003A64D1"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124" w:author="David Hoff" w:date="2016-04-13T08:36:00Z">
            <w:rPr>
              <w:rStyle w:val="Hyperlink"/>
              <w:rFonts w:asciiTheme="majorHAnsi" w:hAnsiTheme="majorHAnsi"/>
            </w:rPr>
          </w:rPrChange>
        </w:rPr>
        <w:fldChar w:fldCharType="begin"/>
      </w:r>
      <w:r w:rsidR="003B031C" w:rsidRPr="002C427B">
        <w:rPr>
          <w:rFonts w:asciiTheme="majorHAnsi" w:hAnsiTheme="majorHAnsi"/>
          <w:rPrChange w:id="1125" w:author="David Hoff" w:date="2016-04-13T08:36:00Z">
            <w:rPr/>
          </w:rPrChange>
        </w:rPr>
        <w:instrText xml:space="preserve"> HYPERLINK "https://www.dhs.wisconsin.gov/employment-skills/mcetf-finalreport.pdf" </w:instrText>
      </w:r>
      <w:r w:rsidR="003B031C" w:rsidRPr="002C427B">
        <w:rPr>
          <w:rFonts w:asciiTheme="majorHAnsi" w:hAnsiTheme="majorHAnsi"/>
          <w:rPrChange w:id="1126" w:author="David Hoff" w:date="2016-04-13T08:36:00Z">
            <w:rPr>
              <w:rStyle w:val="Hyperlink"/>
              <w:rFonts w:asciiTheme="majorHAnsi" w:hAnsiTheme="majorHAnsi"/>
            </w:rPr>
          </w:rPrChange>
        </w:rPr>
        <w:fldChar w:fldCharType="separate"/>
      </w:r>
      <w:r w:rsidR="0057656A" w:rsidRPr="002C427B">
        <w:rPr>
          <w:rStyle w:val="Hyperlink"/>
          <w:rFonts w:asciiTheme="majorHAnsi" w:hAnsiTheme="majorHAnsi"/>
        </w:rPr>
        <w:t>https://www.dhs.wisconsin.gov/employment-skills/mcetf-finalreport.pdf</w:t>
      </w:r>
      <w:r w:rsidR="003B031C" w:rsidRPr="002C427B">
        <w:rPr>
          <w:rStyle w:val="Hyperlink"/>
          <w:rFonts w:asciiTheme="majorHAnsi" w:hAnsiTheme="majorHAnsi"/>
          <w:rPrChange w:id="1127" w:author="David Hoff" w:date="2016-04-13T08:36:00Z">
            <w:rPr>
              <w:rStyle w:val="Hyperlink"/>
              <w:rFonts w:asciiTheme="majorHAnsi" w:hAnsiTheme="majorHAnsi"/>
            </w:rPr>
          </w:rPrChange>
        </w:rPr>
        <w:fldChar w:fldCharType="end"/>
      </w:r>
      <w:r w:rsidR="0057656A" w:rsidRPr="002C427B">
        <w:rPr>
          <w:rFonts w:asciiTheme="majorHAnsi" w:hAnsiTheme="majorHAnsi"/>
        </w:rPr>
        <w:t xml:space="preserve"> </w:t>
      </w:r>
    </w:p>
    <w:p w14:paraId="34A63B69" w14:textId="77777777" w:rsidR="0077191F" w:rsidRPr="002C427B" w:rsidRDefault="0077191F" w:rsidP="0077191F">
      <w:pPr>
        <w:rPr>
          <w:rFonts w:asciiTheme="majorHAnsi" w:hAnsiTheme="majorHAnsi"/>
        </w:rPr>
      </w:pPr>
    </w:p>
    <w:p w14:paraId="68420C2D" w14:textId="77777777" w:rsidR="0077191F" w:rsidRPr="002C427B" w:rsidRDefault="0077191F" w:rsidP="0077191F">
      <w:pPr>
        <w:rPr>
          <w:rFonts w:asciiTheme="majorHAnsi" w:hAnsiTheme="majorHAnsi"/>
          <w:b/>
        </w:rPr>
      </w:pPr>
      <w:r w:rsidRPr="002C427B">
        <w:rPr>
          <w:rFonts w:asciiTheme="majorHAnsi" w:hAnsiTheme="majorHAnsi"/>
          <w:b/>
        </w:rPr>
        <w:t>Wyoming</w:t>
      </w:r>
    </w:p>
    <w:p w14:paraId="48D9FCCE" w14:textId="77777777" w:rsidR="0062699F" w:rsidRPr="0006677D" w:rsidRDefault="0062699F" w:rsidP="00086787">
      <w:pPr>
        <w:pStyle w:val="ListParagraph"/>
        <w:numPr>
          <w:ilvl w:val="0"/>
          <w:numId w:val="44"/>
        </w:numPr>
        <w:rPr>
          <w:rFonts w:asciiTheme="majorHAnsi" w:hAnsiTheme="majorHAnsi"/>
          <w:i/>
        </w:rPr>
      </w:pPr>
      <w:r w:rsidRPr="002C427B">
        <w:rPr>
          <w:rFonts w:asciiTheme="majorHAnsi" w:hAnsiTheme="majorHAnsi"/>
        </w:rPr>
        <w:t>WY Legislation (passed): Enrolled Act No. 54, Employment First Legislation, enacted July 1, 2014</w:t>
      </w:r>
      <w:r w:rsidR="003A64D1" w:rsidRPr="002C427B">
        <w:rPr>
          <w:rFonts w:asciiTheme="majorHAnsi" w:hAnsiTheme="majorHAnsi"/>
        </w:rPr>
        <w:t>:</w:t>
      </w:r>
      <w:r w:rsidRPr="002C427B">
        <w:rPr>
          <w:rFonts w:asciiTheme="majorHAnsi" w:hAnsiTheme="majorHAnsi"/>
        </w:rPr>
        <w:t xml:space="preserve"> </w:t>
      </w:r>
      <w:r w:rsidR="003B031C" w:rsidRPr="002C427B">
        <w:rPr>
          <w:rFonts w:asciiTheme="majorHAnsi" w:hAnsiTheme="majorHAnsi"/>
          <w:rPrChange w:id="1128" w:author="David Hoff" w:date="2016-04-13T08:36:00Z">
            <w:rPr>
              <w:rStyle w:val="Hyperlink"/>
              <w:rFonts w:asciiTheme="majorHAnsi" w:hAnsiTheme="majorHAnsi"/>
            </w:rPr>
          </w:rPrChange>
        </w:rPr>
        <w:fldChar w:fldCharType="begin"/>
      </w:r>
      <w:r w:rsidR="003B031C" w:rsidRPr="002C427B">
        <w:rPr>
          <w:rFonts w:asciiTheme="majorHAnsi" w:hAnsiTheme="majorHAnsi"/>
          <w:rPrChange w:id="1129" w:author="David Hoff" w:date="2016-04-13T08:36:00Z">
            <w:rPr/>
          </w:rPrChange>
        </w:rPr>
        <w:instrText xml:space="preserve"> HYPERLINK "http://legisweb.state.wy.us/2014/Enroll/HB0073.pdf" </w:instrText>
      </w:r>
      <w:r w:rsidR="003B031C" w:rsidRPr="002C427B">
        <w:rPr>
          <w:rFonts w:asciiTheme="majorHAnsi" w:hAnsiTheme="majorHAnsi"/>
          <w:rPrChange w:id="1130" w:author="David Hoff" w:date="2016-04-13T08:36:00Z">
            <w:rPr>
              <w:rStyle w:val="Hyperlink"/>
              <w:rFonts w:asciiTheme="majorHAnsi" w:hAnsiTheme="majorHAnsi"/>
            </w:rPr>
          </w:rPrChange>
        </w:rPr>
        <w:fldChar w:fldCharType="separate"/>
      </w:r>
      <w:r w:rsidRPr="002C427B">
        <w:rPr>
          <w:rStyle w:val="Hyperlink"/>
          <w:rFonts w:asciiTheme="majorHAnsi" w:hAnsiTheme="majorHAnsi"/>
        </w:rPr>
        <w:t>http://legisweb.state.wy.us/2014/Enroll/HB0073.pdf</w:t>
      </w:r>
      <w:r w:rsidR="003B031C" w:rsidRPr="002C427B">
        <w:rPr>
          <w:rStyle w:val="Hyperlink"/>
          <w:rFonts w:asciiTheme="majorHAnsi" w:hAnsiTheme="majorHAnsi"/>
          <w:rPrChange w:id="1131" w:author="David Hoff" w:date="2016-04-13T08:36:00Z">
            <w:rPr>
              <w:rStyle w:val="Hyperlink"/>
              <w:rFonts w:asciiTheme="majorHAnsi" w:hAnsiTheme="majorHAnsi"/>
            </w:rPr>
          </w:rPrChange>
        </w:rPr>
        <w:fldChar w:fldCharType="end"/>
      </w:r>
      <w:r w:rsidRPr="002C427B">
        <w:rPr>
          <w:rFonts w:asciiTheme="majorHAnsi" w:hAnsiTheme="majorHAnsi"/>
        </w:rPr>
        <w:t xml:space="preserve"> </w:t>
      </w:r>
    </w:p>
    <w:p w14:paraId="7EFC3CB6" w14:textId="77777777" w:rsidR="007A7450" w:rsidRPr="007A7450" w:rsidRDefault="00C739C6">
      <w:pPr>
        <w:pStyle w:val="ListParagraph"/>
        <w:numPr>
          <w:ilvl w:val="0"/>
          <w:numId w:val="44"/>
        </w:numPr>
        <w:rPr>
          <w:ins w:id="1132" w:author="David Hoff" w:date="2016-04-13T08:59:00Z"/>
          <w:rFonts w:asciiTheme="majorHAnsi" w:hAnsiTheme="majorHAnsi"/>
          <w:i/>
          <w:rPrChange w:id="1133" w:author="David Hoff" w:date="2016-04-13T08:59:00Z">
            <w:rPr>
              <w:ins w:id="1134" w:author="David Hoff" w:date="2016-04-13T08:59:00Z"/>
              <w:rFonts w:asciiTheme="majorHAnsi" w:hAnsiTheme="majorHAnsi"/>
            </w:rPr>
          </w:rPrChange>
        </w:rPr>
        <w:pPrChange w:id="1135" w:author="David Hoff" w:date="2016-04-13T07:52:00Z">
          <w:pPr>
            <w:pStyle w:val="ListParagraph"/>
          </w:pPr>
        </w:pPrChange>
      </w:pPr>
      <w:r w:rsidRPr="0006677D">
        <w:rPr>
          <w:rFonts w:asciiTheme="majorHAnsi" w:hAnsiTheme="majorHAnsi"/>
        </w:rPr>
        <w:t>WY Employment First Web Page:</w:t>
      </w:r>
      <w:r w:rsidR="0057656A" w:rsidRPr="0006677D">
        <w:rPr>
          <w:rFonts w:asciiTheme="majorHAnsi" w:hAnsiTheme="majorHAnsi"/>
        </w:rPr>
        <w:t xml:space="preserve"> </w:t>
      </w:r>
      <w:ins w:id="1136" w:author="David Hoff" w:date="2016-04-13T07:52:00Z">
        <w:r w:rsidR="00A643E0" w:rsidRPr="00DA5A12">
          <w:rPr>
            <w:rFonts w:asciiTheme="majorHAnsi" w:hAnsiTheme="majorHAnsi"/>
          </w:rPr>
          <w:t xml:space="preserve">State of </w:t>
        </w:r>
      </w:ins>
      <w:r w:rsidR="0057656A" w:rsidRPr="00DA5A12">
        <w:rPr>
          <w:rFonts w:asciiTheme="majorHAnsi" w:hAnsiTheme="majorHAnsi"/>
        </w:rPr>
        <w:t xml:space="preserve">Wyoming </w:t>
      </w:r>
      <w:ins w:id="1137" w:author="David Hoff" w:date="2016-04-13T07:52:00Z">
        <w:r w:rsidR="00A643E0" w:rsidRPr="00DA5A12">
          <w:rPr>
            <w:rFonts w:asciiTheme="majorHAnsi" w:hAnsiTheme="majorHAnsi"/>
          </w:rPr>
          <w:t xml:space="preserve">Employment First initiative web page: </w:t>
        </w:r>
      </w:ins>
      <w:ins w:id="1138" w:author="David Hoff" w:date="2016-04-13T07:53:00Z">
        <w:r w:rsidR="00A643E0" w:rsidRPr="0006677D">
          <w:rPr>
            <w:rFonts w:asciiTheme="majorHAnsi" w:hAnsiTheme="majorHAnsi"/>
          </w:rPr>
          <w:fldChar w:fldCharType="begin"/>
        </w:r>
        <w:r w:rsidR="00A643E0" w:rsidRPr="002C427B">
          <w:rPr>
            <w:rFonts w:asciiTheme="majorHAnsi" w:hAnsiTheme="majorHAnsi"/>
          </w:rPr>
          <w:instrText xml:space="preserve"> HYPERLINK "http://employmentfirst.wyo.gov" </w:instrText>
        </w:r>
        <w:r w:rsidR="00A643E0" w:rsidRPr="0006677D">
          <w:rPr>
            <w:rFonts w:asciiTheme="majorHAnsi" w:hAnsiTheme="majorHAnsi"/>
            <w:rPrChange w:id="1139" w:author="David Hoff" w:date="2016-04-13T08:36:00Z">
              <w:rPr>
                <w:rFonts w:asciiTheme="majorHAnsi" w:hAnsiTheme="majorHAnsi"/>
              </w:rPr>
            </w:rPrChange>
          </w:rPr>
          <w:fldChar w:fldCharType="separate"/>
        </w:r>
        <w:r w:rsidR="00A643E0" w:rsidRPr="0006677D">
          <w:rPr>
            <w:rStyle w:val="Hyperlink"/>
            <w:rFonts w:asciiTheme="majorHAnsi" w:hAnsiTheme="majorHAnsi"/>
          </w:rPr>
          <w:t>http://employmentfirst.wyo.gov</w:t>
        </w:r>
        <w:r w:rsidR="00A643E0" w:rsidRPr="0006677D">
          <w:rPr>
            <w:rFonts w:asciiTheme="majorHAnsi" w:hAnsiTheme="majorHAnsi"/>
          </w:rPr>
          <w:fldChar w:fldCharType="end"/>
        </w:r>
        <w:r w:rsidR="00A643E0" w:rsidRPr="002C427B">
          <w:rPr>
            <w:rFonts w:asciiTheme="majorHAnsi" w:hAnsiTheme="majorHAnsi"/>
          </w:rPr>
          <w:t xml:space="preserve"> </w:t>
        </w:r>
      </w:ins>
    </w:p>
    <w:p w14:paraId="0942E035" w14:textId="77777777" w:rsidR="007A7450" w:rsidRDefault="007A7450">
      <w:pPr>
        <w:rPr>
          <w:ins w:id="1140" w:author="David Hoff" w:date="2016-04-13T08:59:00Z"/>
          <w:rFonts w:asciiTheme="majorHAnsi" w:hAnsiTheme="majorHAnsi"/>
        </w:rPr>
        <w:pPrChange w:id="1141" w:author="David Hoff" w:date="2016-04-13T08:59:00Z">
          <w:pPr>
            <w:pStyle w:val="ListParagraph"/>
          </w:pPr>
        </w:pPrChange>
      </w:pPr>
    </w:p>
    <w:p w14:paraId="6DC4383C" w14:textId="3E5035FB" w:rsidR="006110AE" w:rsidRPr="007A7450" w:rsidDel="00A643E0" w:rsidRDefault="007A7450">
      <w:pPr>
        <w:rPr>
          <w:del w:id="1142" w:author="David Hoff" w:date="2016-04-13T07:52:00Z"/>
          <w:rFonts w:asciiTheme="majorHAnsi" w:hAnsiTheme="majorHAnsi"/>
          <w:i/>
          <w:rPrChange w:id="1143" w:author="David Hoff" w:date="2016-04-13T08:59:00Z">
            <w:rPr>
              <w:del w:id="1144" w:author="David Hoff" w:date="2016-04-13T07:52:00Z"/>
              <w:i/>
            </w:rPr>
          </w:rPrChange>
        </w:rPr>
        <w:pPrChange w:id="1145" w:author="David Hoff" w:date="2016-04-13T08:59:00Z">
          <w:pPr>
            <w:pStyle w:val="ListParagraph"/>
            <w:numPr>
              <w:numId w:val="44"/>
            </w:numPr>
            <w:ind w:hanging="360"/>
          </w:pPr>
        </w:pPrChange>
      </w:pPr>
      <w:ins w:id="1146" w:author="David Hoff" w:date="2016-04-13T08:59:00Z">
        <w:r>
          <w:rPr>
            <w:rFonts w:asciiTheme="majorHAnsi" w:hAnsiTheme="majorHAnsi"/>
          </w:rPr>
          <w:t xml:space="preserve">This publication was developed by David Hoff, Institute for Community Inclusion, UMass Boston </w:t>
        </w:r>
      </w:ins>
      <w:ins w:id="1147" w:author="David Hoff" w:date="2016-04-13T09:00:00Z">
        <w:r>
          <w:rPr>
            <w:rFonts w:asciiTheme="majorHAnsi" w:hAnsiTheme="majorHAnsi"/>
          </w:rPr>
          <w:t>–</w:t>
        </w:r>
      </w:ins>
      <w:ins w:id="1148" w:author="David Hoff" w:date="2016-04-13T08:59:00Z">
        <w:r>
          <w:rPr>
            <w:rFonts w:asciiTheme="majorHAnsi" w:hAnsiTheme="majorHAnsi"/>
          </w:rPr>
          <w:t xml:space="preserve"> 617-</w:t>
        </w:r>
      </w:ins>
      <w:ins w:id="1149" w:author="David Hoff" w:date="2016-04-13T09:00:00Z">
        <w:r>
          <w:rPr>
            <w:rFonts w:asciiTheme="majorHAnsi" w:hAnsiTheme="majorHAnsi"/>
          </w:rPr>
          <w:t>287-4308; david.hoff@umb.edu</w:t>
        </w:r>
      </w:ins>
      <w:del w:id="1150" w:author="David Hoff" w:date="2016-04-13T07:52:00Z">
        <w:r w:rsidR="0057656A" w:rsidRPr="007A7450" w:rsidDel="00A643E0">
          <w:rPr>
            <w:rFonts w:asciiTheme="majorHAnsi" w:hAnsiTheme="majorHAnsi"/>
            <w:rPrChange w:id="1151" w:author="David Hoff" w:date="2016-04-13T08:59:00Z">
              <w:rPr/>
            </w:rPrChange>
          </w:rPr>
          <w:delText>Department of Health webpage on the state’s Employment First efforts</w:delText>
        </w:r>
        <w:r w:rsidR="003A64D1" w:rsidRPr="007A7450" w:rsidDel="00A643E0">
          <w:rPr>
            <w:rFonts w:asciiTheme="majorHAnsi" w:hAnsiTheme="majorHAnsi"/>
            <w:rPrChange w:id="1152" w:author="David Hoff" w:date="2016-04-13T08:59:00Z">
              <w:rPr/>
            </w:rPrChange>
          </w:rPr>
          <w:delText>:</w:delText>
        </w:r>
        <w:r w:rsidR="0057656A" w:rsidRPr="007A7450" w:rsidDel="00A643E0">
          <w:rPr>
            <w:rFonts w:asciiTheme="majorHAnsi" w:hAnsiTheme="majorHAnsi"/>
            <w:rPrChange w:id="1153" w:author="David Hoff" w:date="2016-04-13T08:59:00Z">
              <w:rPr/>
            </w:rPrChange>
          </w:rPr>
          <w:delText xml:space="preserve"> </w:delText>
        </w:r>
        <w:r w:rsidR="003B031C" w:rsidRPr="007A7450" w:rsidDel="00A643E0">
          <w:rPr>
            <w:rFonts w:asciiTheme="majorHAnsi" w:hAnsiTheme="majorHAnsi"/>
            <w:rPrChange w:id="1154" w:author="David Hoff" w:date="2016-04-13T08:59:00Z">
              <w:rPr>
                <w:rStyle w:val="Hyperlink"/>
                <w:rFonts w:asciiTheme="majorHAnsi" w:hAnsiTheme="majorHAnsi"/>
              </w:rPr>
            </w:rPrChange>
          </w:rPr>
          <w:fldChar w:fldCharType="begin"/>
        </w:r>
        <w:r w:rsidR="003B031C" w:rsidRPr="007A7450" w:rsidDel="00A643E0">
          <w:rPr>
            <w:rFonts w:asciiTheme="majorHAnsi" w:hAnsiTheme="majorHAnsi"/>
            <w:rPrChange w:id="1155" w:author="David Hoff" w:date="2016-04-13T08:59:00Z">
              <w:rPr/>
            </w:rPrChange>
          </w:rPr>
          <w:delInstrText xml:space="preserve"> HYPERLINK "http://www.health.wyo.gov/ddd/Wyomingemploymentfirstinitiative.html" </w:delInstrText>
        </w:r>
        <w:r w:rsidR="003B031C" w:rsidRPr="007A7450" w:rsidDel="00A643E0">
          <w:rPr>
            <w:rFonts w:asciiTheme="majorHAnsi" w:hAnsiTheme="majorHAnsi"/>
            <w:rPrChange w:id="1156" w:author="David Hoff" w:date="2016-04-13T08:59:00Z">
              <w:rPr>
                <w:rStyle w:val="Hyperlink"/>
                <w:rFonts w:asciiTheme="majorHAnsi" w:hAnsiTheme="majorHAnsi"/>
              </w:rPr>
            </w:rPrChange>
          </w:rPr>
          <w:fldChar w:fldCharType="separate"/>
        </w:r>
        <w:r w:rsidR="0057656A" w:rsidRPr="007A7450" w:rsidDel="00A643E0">
          <w:rPr>
            <w:rStyle w:val="Hyperlink"/>
            <w:rFonts w:asciiTheme="majorHAnsi" w:hAnsiTheme="majorHAnsi"/>
            <w:rPrChange w:id="1157" w:author="David Hoff" w:date="2016-04-13T08:59:00Z">
              <w:rPr>
                <w:rStyle w:val="Hyperlink"/>
                <w:rFonts w:asciiTheme="majorHAnsi" w:hAnsiTheme="majorHAnsi"/>
              </w:rPr>
            </w:rPrChange>
          </w:rPr>
          <w:delText>www.health.wyo.gov/ddd/Wyomingemploymentfirstinitiative.html</w:delText>
        </w:r>
        <w:r w:rsidR="003B031C" w:rsidRPr="007A7450" w:rsidDel="00A643E0">
          <w:rPr>
            <w:rStyle w:val="Hyperlink"/>
            <w:rFonts w:asciiTheme="majorHAnsi" w:hAnsiTheme="majorHAnsi"/>
            <w:rPrChange w:id="1158" w:author="David Hoff" w:date="2016-04-13T08:59:00Z">
              <w:rPr>
                <w:rStyle w:val="Hyperlink"/>
                <w:rFonts w:asciiTheme="majorHAnsi" w:hAnsiTheme="majorHAnsi"/>
              </w:rPr>
            </w:rPrChange>
          </w:rPr>
          <w:fldChar w:fldCharType="end"/>
        </w:r>
        <w:r w:rsidR="0057656A" w:rsidRPr="007A7450" w:rsidDel="00A643E0">
          <w:rPr>
            <w:rFonts w:asciiTheme="majorHAnsi" w:hAnsiTheme="majorHAnsi"/>
            <w:rPrChange w:id="1159" w:author="David Hoff" w:date="2016-04-13T08:59:00Z">
              <w:rPr/>
            </w:rPrChange>
          </w:rPr>
          <w:delText xml:space="preserve"> </w:delText>
        </w:r>
      </w:del>
    </w:p>
    <w:p w14:paraId="0D0653B0" w14:textId="77777777" w:rsidR="006A17FD" w:rsidRPr="007A7450" w:rsidRDefault="006A17FD">
      <w:pPr>
        <w:pPrChange w:id="1160" w:author="David Hoff" w:date="2016-04-13T08:59:00Z">
          <w:pPr>
            <w:pStyle w:val="ListParagraph"/>
          </w:pPr>
        </w:pPrChange>
      </w:pPr>
    </w:p>
    <w:sectPr w:rsidR="006A17FD" w:rsidRPr="007A7450" w:rsidSect="007C67F5">
      <w:footerReference w:type="even" r:id="rId11"/>
      <w:footerReference w:type="default" r:id="rId12"/>
      <w:type w:val="continuous"/>
      <w:pgSz w:w="12240" w:h="15840"/>
      <w:pgMar w:top="1008" w:right="1080" w:bottom="1008" w:left="1008" w:header="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 w:author="Sheila Johnson" w:date="2016-04-08T10:14:00Z" w:initials="SJ">
    <w:p w14:paraId="46C532B2" w14:textId="2A31EF8F" w:rsidR="00F8085C" w:rsidRDefault="00F8085C">
      <w:pPr>
        <w:pStyle w:val="CommentText"/>
      </w:pPr>
      <w:r>
        <w:rPr>
          <w:rStyle w:val="CommentReference"/>
        </w:rPr>
        <w:t>Dave, is there anyway to make this more exciting? Maybe a shaded box similar to you did on the volunteer one.</w:t>
      </w:r>
    </w:p>
  </w:comment>
  <w:comment w:id="29" w:author="Anya R Weber" w:date="2016-03-18T15:26:00Z" w:initials="AR">
    <w:p w14:paraId="6D35EF9B" w14:textId="36A34F84" w:rsidR="00F8085C" w:rsidRDefault="00F8085C">
      <w:pPr>
        <w:pStyle w:val="CommentText"/>
      </w:pPr>
      <w:r>
        <w:rPr>
          <w:rStyle w:val="CommentReference"/>
        </w:rPr>
        <w:annotationRef/>
      </w:r>
      <w:r>
        <w:t>I stopped editing here.</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77BEA" w14:textId="77777777" w:rsidR="00F8085C" w:rsidRDefault="00F8085C">
      <w:r>
        <w:separator/>
      </w:r>
    </w:p>
  </w:endnote>
  <w:endnote w:type="continuationSeparator" w:id="0">
    <w:p w14:paraId="49421A2F" w14:textId="77777777" w:rsidR="00F8085C" w:rsidRDefault="00F8085C">
      <w:r>
        <w:continuationSeparator/>
      </w:r>
    </w:p>
  </w:endnote>
  <w:endnote w:type="continuationNotice" w:id="1">
    <w:p w14:paraId="1AFB9BF8" w14:textId="77777777" w:rsidR="00F8085C" w:rsidRDefault="00F808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F8085C" w:rsidRDefault="00F8085C"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F8085C" w:rsidRDefault="00F8085C"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AC4481" w14:textId="77777777" w:rsidR="00F8085C" w:rsidRDefault="00F8085C" w:rsidP="005E10AA">
    <w:pPr>
      <w:pStyle w:val="Footer"/>
      <w:framePr w:wrap="around" w:vAnchor="text" w:hAnchor="page" w:x="11422" w:y="228"/>
      <w:rPr>
        <w:rStyle w:val="PageNumber"/>
      </w:rPr>
    </w:pPr>
    <w:r>
      <w:rPr>
        <w:rStyle w:val="PageNumber"/>
      </w:rPr>
      <w:fldChar w:fldCharType="begin"/>
    </w:r>
    <w:r>
      <w:rPr>
        <w:rStyle w:val="PageNumber"/>
      </w:rPr>
      <w:instrText xml:space="preserve">PAGE  </w:instrText>
    </w:r>
    <w:r>
      <w:rPr>
        <w:rStyle w:val="PageNumber"/>
      </w:rPr>
      <w:fldChar w:fldCharType="separate"/>
    </w:r>
    <w:r w:rsidR="00C30C95">
      <w:rPr>
        <w:rStyle w:val="PageNumber"/>
        <w:noProof/>
      </w:rPr>
      <w:t>1</w:t>
    </w:r>
    <w:r>
      <w:rPr>
        <w:rStyle w:val="PageNumber"/>
      </w:rPr>
      <w:fldChar w:fldCharType="end"/>
    </w:r>
  </w:p>
  <w:p w14:paraId="29CCFDD4" w14:textId="77777777" w:rsidR="00F8085C" w:rsidRDefault="00F8085C" w:rsidP="006A17FD">
    <w:pPr>
      <w:pStyle w:val="Footer"/>
      <w:tabs>
        <w:tab w:val="clear" w:pos="8640"/>
        <w:tab w:val="right" w:pos="9360"/>
      </w:tabs>
      <w:ind w:right="360"/>
    </w:pPr>
  </w:p>
  <w:p w14:paraId="3832763F" w14:textId="77777777" w:rsidR="00F8085C" w:rsidRPr="009A7901" w:rsidRDefault="00F8085C" w:rsidP="006A17FD">
    <w:pPr>
      <w:pStyle w:val="Footer"/>
      <w:tabs>
        <w:tab w:val="clear" w:pos="8640"/>
        <w:tab w:val="right" w:pos="9360"/>
      </w:tabs>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1115D" w14:textId="77777777" w:rsidR="00F8085C" w:rsidRDefault="00F8085C">
      <w:r>
        <w:separator/>
      </w:r>
    </w:p>
  </w:footnote>
  <w:footnote w:type="continuationSeparator" w:id="0">
    <w:p w14:paraId="0962FE3C" w14:textId="77777777" w:rsidR="00F8085C" w:rsidRDefault="00F8085C">
      <w:r>
        <w:continuationSeparator/>
      </w:r>
    </w:p>
  </w:footnote>
  <w:footnote w:type="continuationNotice" w:id="1">
    <w:p w14:paraId="20448CB1" w14:textId="77777777" w:rsidR="00F8085C" w:rsidRDefault="00F8085C"/>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45"/>
  </w:num>
  <w:num w:numId="4">
    <w:abstractNumId w:val="10"/>
  </w:num>
  <w:num w:numId="5">
    <w:abstractNumId w:val="18"/>
  </w:num>
  <w:num w:numId="6">
    <w:abstractNumId w:val="12"/>
  </w:num>
  <w:num w:numId="7">
    <w:abstractNumId w:val="11"/>
  </w:num>
  <w:num w:numId="8">
    <w:abstractNumId w:val="38"/>
  </w:num>
  <w:num w:numId="9">
    <w:abstractNumId w:val="26"/>
  </w:num>
  <w:num w:numId="10">
    <w:abstractNumId w:val="17"/>
  </w:num>
  <w:num w:numId="11">
    <w:abstractNumId w:val="34"/>
  </w:num>
  <w:num w:numId="12">
    <w:abstractNumId w:val="33"/>
  </w:num>
  <w:num w:numId="13">
    <w:abstractNumId w:val="47"/>
  </w:num>
  <w:num w:numId="14">
    <w:abstractNumId w:val="35"/>
  </w:num>
  <w:num w:numId="15">
    <w:abstractNumId w:val="39"/>
  </w:num>
  <w:num w:numId="16">
    <w:abstractNumId w:val="43"/>
  </w:num>
  <w:num w:numId="17">
    <w:abstractNumId w:val="16"/>
  </w:num>
  <w:num w:numId="18">
    <w:abstractNumId w:val="15"/>
  </w:num>
  <w:num w:numId="19">
    <w:abstractNumId w:val="27"/>
  </w:num>
  <w:num w:numId="20">
    <w:abstractNumId w:val="30"/>
  </w:num>
  <w:num w:numId="21">
    <w:abstractNumId w:val="40"/>
  </w:num>
  <w:num w:numId="22">
    <w:abstractNumId w:val="41"/>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4"/>
  </w:num>
  <w:num w:numId="36">
    <w:abstractNumId w:val="31"/>
  </w:num>
  <w:num w:numId="37">
    <w:abstractNumId w:val="7"/>
  </w:num>
  <w:num w:numId="38">
    <w:abstractNumId w:val="46"/>
  </w:num>
  <w:num w:numId="39">
    <w:abstractNumId w:val="37"/>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C32"/>
    <w:rsid w:val="00016F1B"/>
    <w:rsid w:val="00024815"/>
    <w:rsid w:val="00026BF0"/>
    <w:rsid w:val="000316C3"/>
    <w:rsid w:val="00031BD9"/>
    <w:rsid w:val="00037986"/>
    <w:rsid w:val="00041319"/>
    <w:rsid w:val="00042863"/>
    <w:rsid w:val="0004435C"/>
    <w:rsid w:val="000519BE"/>
    <w:rsid w:val="000549CC"/>
    <w:rsid w:val="00060DE6"/>
    <w:rsid w:val="00062230"/>
    <w:rsid w:val="00062DBA"/>
    <w:rsid w:val="000642F4"/>
    <w:rsid w:val="0006677D"/>
    <w:rsid w:val="000824F8"/>
    <w:rsid w:val="00083299"/>
    <w:rsid w:val="00084971"/>
    <w:rsid w:val="00086046"/>
    <w:rsid w:val="00086787"/>
    <w:rsid w:val="000B32FF"/>
    <w:rsid w:val="000C2968"/>
    <w:rsid w:val="000C55B8"/>
    <w:rsid w:val="000C6490"/>
    <w:rsid w:val="000D0944"/>
    <w:rsid w:val="000D26B4"/>
    <w:rsid w:val="000D39D7"/>
    <w:rsid w:val="000D635F"/>
    <w:rsid w:val="000E36B4"/>
    <w:rsid w:val="000E46FB"/>
    <w:rsid w:val="000E6D01"/>
    <w:rsid w:val="000F1F1A"/>
    <w:rsid w:val="000F20A7"/>
    <w:rsid w:val="000F7CF0"/>
    <w:rsid w:val="001002FB"/>
    <w:rsid w:val="00100FDB"/>
    <w:rsid w:val="00101669"/>
    <w:rsid w:val="00103061"/>
    <w:rsid w:val="00103BBF"/>
    <w:rsid w:val="00110C74"/>
    <w:rsid w:val="001110D3"/>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64DB"/>
    <w:rsid w:val="001701AE"/>
    <w:rsid w:val="00173DFC"/>
    <w:rsid w:val="00174B69"/>
    <w:rsid w:val="001814EC"/>
    <w:rsid w:val="00184522"/>
    <w:rsid w:val="001916EC"/>
    <w:rsid w:val="0019527C"/>
    <w:rsid w:val="00195E41"/>
    <w:rsid w:val="001A44CD"/>
    <w:rsid w:val="001A4998"/>
    <w:rsid w:val="001A72D9"/>
    <w:rsid w:val="001A7F37"/>
    <w:rsid w:val="001B495F"/>
    <w:rsid w:val="001B7E9B"/>
    <w:rsid w:val="001D3322"/>
    <w:rsid w:val="001E3670"/>
    <w:rsid w:val="001E5742"/>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2D45"/>
    <w:rsid w:val="002B3499"/>
    <w:rsid w:val="002C427B"/>
    <w:rsid w:val="002C5E41"/>
    <w:rsid w:val="002D2CE2"/>
    <w:rsid w:val="002D4955"/>
    <w:rsid w:val="002D5880"/>
    <w:rsid w:val="002D7D99"/>
    <w:rsid w:val="002E1B8E"/>
    <w:rsid w:val="002E2B2C"/>
    <w:rsid w:val="002F266C"/>
    <w:rsid w:val="002F2BC8"/>
    <w:rsid w:val="002F2C79"/>
    <w:rsid w:val="00310436"/>
    <w:rsid w:val="00311DFA"/>
    <w:rsid w:val="003140E7"/>
    <w:rsid w:val="00314A35"/>
    <w:rsid w:val="00320D01"/>
    <w:rsid w:val="00323209"/>
    <w:rsid w:val="00323F6D"/>
    <w:rsid w:val="00325DFC"/>
    <w:rsid w:val="0033033C"/>
    <w:rsid w:val="0033292A"/>
    <w:rsid w:val="00333D34"/>
    <w:rsid w:val="00335B76"/>
    <w:rsid w:val="00337B66"/>
    <w:rsid w:val="00342624"/>
    <w:rsid w:val="00344BF8"/>
    <w:rsid w:val="00346028"/>
    <w:rsid w:val="00350999"/>
    <w:rsid w:val="003512C6"/>
    <w:rsid w:val="00376BA6"/>
    <w:rsid w:val="00384866"/>
    <w:rsid w:val="0039361A"/>
    <w:rsid w:val="003A3795"/>
    <w:rsid w:val="003A37CA"/>
    <w:rsid w:val="003A610E"/>
    <w:rsid w:val="003A64D1"/>
    <w:rsid w:val="003A71FB"/>
    <w:rsid w:val="003B031C"/>
    <w:rsid w:val="003B7869"/>
    <w:rsid w:val="003C36BC"/>
    <w:rsid w:val="003C4B67"/>
    <w:rsid w:val="003C4CE1"/>
    <w:rsid w:val="003C4F5B"/>
    <w:rsid w:val="003C54BC"/>
    <w:rsid w:val="003C6001"/>
    <w:rsid w:val="003D0C5F"/>
    <w:rsid w:val="003D1489"/>
    <w:rsid w:val="003D1D10"/>
    <w:rsid w:val="003E0718"/>
    <w:rsid w:val="003E76D7"/>
    <w:rsid w:val="003F10D0"/>
    <w:rsid w:val="003F3BC4"/>
    <w:rsid w:val="003F4F26"/>
    <w:rsid w:val="003F51B8"/>
    <w:rsid w:val="003F696C"/>
    <w:rsid w:val="00401D5F"/>
    <w:rsid w:val="00405131"/>
    <w:rsid w:val="00406BE5"/>
    <w:rsid w:val="00410BD5"/>
    <w:rsid w:val="00411B08"/>
    <w:rsid w:val="00413E79"/>
    <w:rsid w:val="00416E94"/>
    <w:rsid w:val="00421353"/>
    <w:rsid w:val="004214ED"/>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540A"/>
    <w:rsid w:val="00475669"/>
    <w:rsid w:val="00476A56"/>
    <w:rsid w:val="00480203"/>
    <w:rsid w:val="00481569"/>
    <w:rsid w:val="004821C9"/>
    <w:rsid w:val="004B13ED"/>
    <w:rsid w:val="004B4826"/>
    <w:rsid w:val="004B7B47"/>
    <w:rsid w:val="004B7F38"/>
    <w:rsid w:val="004C7212"/>
    <w:rsid w:val="004D5835"/>
    <w:rsid w:val="004D6762"/>
    <w:rsid w:val="004E03A0"/>
    <w:rsid w:val="004E4352"/>
    <w:rsid w:val="004E6C81"/>
    <w:rsid w:val="004F1287"/>
    <w:rsid w:val="004F4CE1"/>
    <w:rsid w:val="004F666E"/>
    <w:rsid w:val="00500C0F"/>
    <w:rsid w:val="00504EA6"/>
    <w:rsid w:val="00506009"/>
    <w:rsid w:val="0050797F"/>
    <w:rsid w:val="00507B5C"/>
    <w:rsid w:val="00513C40"/>
    <w:rsid w:val="0052022F"/>
    <w:rsid w:val="005244EE"/>
    <w:rsid w:val="00525560"/>
    <w:rsid w:val="00533956"/>
    <w:rsid w:val="005344C1"/>
    <w:rsid w:val="00537D0C"/>
    <w:rsid w:val="00541881"/>
    <w:rsid w:val="0054239B"/>
    <w:rsid w:val="00542C08"/>
    <w:rsid w:val="00551679"/>
    <w:rsid w:val="00556BC3"/>
    <w:rsid w:val="0056096E"/>
    <w:rsid w:val="00560F14"/>
    <w:rsid w:val="0056619B"/>
    <w:rsid w:val="00570E53"/>
    <w:rsid w:val="0057656A"/>
    <w:rsid w:val="0058215A"/>
    <w:rsid w:val="00590967"/>
    <w:rsid w:val="005940D5"/>
    <w:rsid w:val="00596842"/>
    <w:rsid w:val="005A07F2"/>
    <w:rsid w:val="005A435A"/>
    <w:rsid w:val="005A561A"/>
    <w:rsid w:val="005A62F2"/>
    <w:rsid w:val="005A6CB7"/>
    <w:rsid w:val="005B2FBE"/>
    <w:rsid w:val="005C1894"/>
    <w:rsid w:val="005C18C0"/>
    <w:rsid w:val="005D0DE4"/>
    <w:rsid w:val="005D28C9"/>
    <w:rsid w:val="005D3331"/>
    <w:rsid w:val="005E10AA"/>
    <w:rsid w:val="005E4976"/>
    <w:rsid w:val="005E5462"/>
    <w:rsid w:val="005E64FA"/>
    <w:rsid w:val="005F1B59"/>
    <w:rsid w:val="005F206C"/>
    <w:rsid w:val="005F29D8"/>
    <w:rsid w:val="005F5DCD"/>
    <w:rsid w:val="005F6EF0"/>
    <w:rsid w:val="006013CC"/>
    <w:rsid w:val="0060483F"/>
    <w:rsid w:val="00607D0E"/>
    <w:rsid w:val="006110AE"/>
    <w:rsid w:val="00613005"/>
    <w:rsid w:val="00616F5A"/>
    <w:rsid w:val="0061728A"/>
    <w:rsid w:val="00621682"/>
    <w:rsid w:val="00622E6A"/>
    <w:rsid w:val="00624D89"/>
    <w:rsid w:val="0062699F"/>
    <w:rsid w:val="00634E27"/>
    <w:rsid w:val="00635C5A"/>
    <w:rsid w:val="006364A5"/>
    <w:rsid w:val="00636B81"/>
    <w:rsid w:val="00642D59"/>
    <w:rsid w:val="006441DC"/>
    <w:rsid w:val="00645BA4"/>
    <w:rsid w:val="00646117"/>
    <w:rsid w:val="00653836"/>
    <w:rsid w:val="00653E37"/>
    <w:rsid w:val="006613C1"/>
    <w:rsid w:val="006647BC"/>
    <w:rsid w:val="00667930"/>
    <w:rsid w:val="00671A32"/>
    <w:rsid w:val="006740D2"/>
    <w:rsid w:val="0067471B"/>
    <w:rsid w:val="00681ADB"/>
    <w:rsid w:val="00685709"/>
    <w:rsid w:val="00686A50"/>
    <w:rsid w:val="00691DD9"/>
    <w:rsid w:val="00694235"/>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E9A"/>
    <w:rsid w:val="006E2046"/>
    <w:rsid w:val="006E4DDE"/>
    <w:rsid w:val="006F0376"/>
    <w:rsid w:val="00700002"/>
    <w:rsid w:val="00702286"/>
    <w:rsid w:val="0070694D"/>
    <w:rsid w:val="00707A7B"/>
    <w:rsid w:val="0071780B"/>
    <w:rsid w:val="00723E30"/>
    <w:rsid w:val="007312D2"/>
    <w:rsid w:val="00736A38"/>
    <w:rsid w:val="00747070"/>
    <w:rsid w:val="007513EC"/>
    <w:rsid w:val="007515E3"/>
    <w:rsid w:val="007520E9"/>
    <w:rsid w:val="007523AB"/>
    <w:rsid w:val="00753B86"/>
    <w:rsid w:val="007557B3"/>
    <w:rsid w:val="00755FF5"/>
    <w:rsid w:val="00756F04"/>
    <w:rsid w:val="0077191F"/>
    <w:rsid w:val="00773A2E"/>
    <w:rsid w:val="0077623A"/>
    <w:rsid w:val="00776A9F"/>
    <w:rsid w:val="00777B84"/>
    <w:rsid w:val="00781305"/>
    <w:rsid w:val="00781BF8"/>
    <w:rsid w:val="00783545"/>
    <w:rsid w:val="00794D46"/>
    <w:rsid w:val="007A1D48"/>
    <w:rsid w:val="007A30CF"/>
    <w:rsid w:val="007A599B"/>
    <w:rsid w:val="007A7450"/>
    <w:rsid w:val="007B64AD"/>
    <w:rsid w:val="007B73DC"/>
    <w:rsid w:val="007C045A"/>
    <w:rsid w:val="007C2FBE"/>
    <w:rsid w:val="007C6424"/>
    <w:rsid w:val="007C67F5"/>
    <w:rsid w:val="007D1F90"/>
    <w:rsid w:val="007E22B7"/>
    <w:rsid w:val="007E23CF"/>
    <w:rsid w:val="007E272A"/>
    <w:rsid w:val="007E3B05"/>
    <w:rsid w:val="007F7553"/>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73D39"/>
    <w:rsid w:val="008821BA"/>
    <w:rsid w:val="00886D04"/>
    <w:rsid w:val="008A0CDE"/>
    <w:rsid w:val="008A163B"/>
    <w:rsid w:val="008A23E5"/>
    <w:rsid w:val="008B130C"/>
    <w:rsid w:val="008B1712"/>
    <w:rsid w:val="008B30CA"/>
    <w:rsid w:val="008B7E94"/>
    <w:rsid w:val="008B7F21"/>
    <w:rsid w:val="008C27CE"/>
    <w:rsid w:val="008D36D9"/>
    <w:rsid w:val="008D5CF4"/>
    <w:rsid w:val="008D7B3E"/>
    <w:rsid w:val="008E0B17"/>
    <w:rsid w:val="008E42F3"/>
    <w:rsid w:val="008E4C43"/>
    <w:rsid w:val="008E552B"/>
    <w:rsid w:val="008F30A3"/>
    <w:rsid w:val="008F4AF0"/>
    <w:rsid w:val="008F5BAA"/>
    <w:rsid w:val="008F7361"/>
    <w:rsid w:val="00900CA1"/>
    <w:rsid w:val="00900F35"/>
    <w:rsid w:val="0090411F"/>
    <w:rsid w:val="0090668D"/>
    <w:rsid w:val="0091431A"/>
    <w:rsid w:val="009201CA"/>
    <w:rsid w:val="00920725"/>
    <w:rsid w:val="00921EBE"/>
    <w:rsid w:val="00924DD8"/>
    <w:rsid w:val="00926633"/>
    <w:rsid w:val="00927FC7"/>
    <w:rsid w:val="009368E7"/>
    <w:rsid w:val="0094062D"/>
    <w:rsid w:val="00941F22"/>
    <w:rsid w:val="00943DD0"/>
    <w:rsid w:val="00944058"/>
    <w:rsid w:val="00950102"/>
    <w:rsid w:val="0095715C"/>
    <w:rsid w:val="009757B5"/>
    <w:rsid w:val="00977A31"/>
    <w:rsid w:val="0098569C"/>
    <w:rsid w:val="009872BD"/>
    <w:rsid w:val="00991E06"/>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2081"/>
    <w:rsid w:val="00A34A4D"/>
    <w:rsid w:val="00A418D3"/>
    <w:rsid w:val="00A43992"/>
    <w:rsid w:val="00A442A7"/>
    <w:rsid w:val="00A45370"/>
    <w:rsid w:val="00A50056"/>
    <w:rsid w:val="00A60FCE"/>
    <w:rsid w:val="00A628BB"/>
    <w:rsid w:val="00A62F23"/>
    <w:rsid w:val="00A643E0"/>
    <w:rsid w:val="00A67115"/>
    <w:rsid w:val="00A7106A"/>
    <w:rsid w:val="00A713FF"/>
    <w:rsid w:val="00A72499"/>
    <w:rsid w:val="00A773B6"/>
    <w:rsid w:val="00A82D69"/>
    <w:rsid w:val="00A8578C"/>
    <w:rsid w:val="00A8774A"/>
    <w:rsid w:val="00A904AB"/>
    <w:rsid w:val="00A9423A"/>
    <w:rsid w:val="00A96513"/>
    <w:rsid w:val="00AA15E9"/>
    <w:rsid w:val="00AA1B0F"/>
    <w:rsid w:val="00AA3392"/>
    <w:rsid w:val="00AA4657"/>
    <w:rsid w:val="00AA4882"/>
    <w:rsid w:val="00AA4889"/>
    <w:rsid w:val="00AA4C73"/>
    <w:rsid w:val="00AA4E59"/>
    <w:rsid w:val="00AA63AA"/>
    <w:rsid w:val="00AA655F"/>
    <w:rsid w:val="00AA7FF9"/>
    <w:rsid w:val="00AB3EF2"/>
    <w:rsid w:val="00AB72C9"/>
    <w:rsid w:val="00AC04D4"/>
    <w:rsid w:val="00AC4E5E"/>
    <w:rsid w:val="00AC6B81"/>
    <w:rsid w:val="00AC7432"/>
    <w:rsid w:val="00AC7BD1"/>
    <w:rsid w:val="00AD0C78"/>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56538"/>
    <w:rsid w:val="00B56FF9"/>
    <w:rsid w:val="00B737F3"/>
    <w:rsid w:val="00B76472"/>
    <w:rsid w:val="00B76E3A"/>
    <w:rsid w:val="00B800C0"/>
    <w:rsid w:val="00B81B50"/>
    <w:rsid w:val="00B85148"/>
    <w:rsid w:val="00B85AF3"/>
    <w:rsid w:val="00B8774C"/>
    <w:rsid w:val="00B90D79"/>
    <w:rsid w:val="00B93DD0"/>
    <w:rsid w:val="00B950C7"/>
    <w:rsid w:val="00BA08A7"/>
    <w:rsid w:val="00BA57F1"/>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146DE"/>
    <w:rsid w:val="00C161E9"/>
    <w:rsid w:val="00C16256"/>
    <w:rsid w:val="00C227F8"/>
    <w:rsid w:val="00C23336"/>
    <w:rsid w:val="00C24B0D"/>
    <w:rsid w:val="00C24D53"/>
    <w:rsid w:val="00C25A7F"/>
    <w:rsid w:val="00C30C95"/>
    <w:rsid w:val="00C3140E"/>
    <w:rsid w:val="00C32F14"/>
    <w:rsid w:val="00C42A2F"/>
    <w:rsid w:val="00C438DB"/>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81B9F"/>
    <w:rsid w:val="00C83B56"/>
    <w:rsid w:val="00C843B1"/>
    <w:rsid w:val="00C84EB0"/>
    <w:rsid w:val="00C87B39"/>
    <w:rsid w:val="00C924BF"/>
    <w:rsid w:val="00CA1A93"/>
    <w:rsid w:val="00CA3532"/>
    <w:rsid w:val="00CA41EC"/>
    <w:rsid w:val="00CA7D86"/>
    <w:rsid w:val="00CB0CD6"/>
    <w:rsid w:val="00CB2848"/>
    <w:rsid w:val="00CC1C9D"/>
    <w:rsid w:val="00CC1EAB"/>
    <w:rsid w:val="00CC2BB6"/>
    <w:rsid w:val="00CC3BD3"/>
    <w:rsid w:val="00CC76DC"/>
    <w:rsid w:val="00CD6BC2"/>
    <w:rsid w:val="00CE6410"/>
    <w:rsid w:val="00CE6CCA"/>
    <w:rsid w:val="00CE70AD"/>
    <w:rsid w:val="00CE740B"/>
    <w:rsid w:val="00CE7E6B"/>
    <w:rsid w:val="00CE7EDF"/>
    <w:rsid w:val="00CF090E"/>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4619"/>
    <w:rsid w:val="00D5465F"/>
    <w:rsid w:val="00D56E73"/>
    <w:rsid w:val="00D5773F"/>
    <w:rsid w:val="00D62655"/>
    <w:rsid w:val="00D62DCA"/>
    <w:rsid w:val="00D630D2"/>
    <w:rsid w:val="00D65482"/>
    <w:rsid w:val="00D73FBD"/>
    <w:rsid w:val="00D744F8"/>
    <w:rsid w:val="00D76B41"/>
    <w:rsid w:val="00D76CAD"/>
    <w:rsid w:val="00D77ECC"/>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551E"/>
    <w:rsid w:val="00DF665E"/>
    <w:rsid w:val="00E0376C"/>
    <w:rsid w:val="00E05F90"/>
    <w:rsid w:val="00E112E9"/>
    <w:rsid w:val="00E118D9"/>
    <w:rsid w:val="00E12CDC"/>
    <w:rsid w:val="00E17273"/>
    <w:rsid w:val="00E220CD"/>
    <w:rsid w:val="00E24932"/>
    <w:rsid w:val="00E327D4"/>
    <w:rsid w:val="00E37982"/>
    <w:rsid w:val="00E42B19"/>
    <w:rsid w:val="00E42F1B"/>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63C1"/>
    <w:rsid w:val="00EE66B7"/>
    <w:rsid w:val="00EF3D5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736A3"/>
    <w:rsid w:val="00F7384C"/>
    <w:rsid w:val="00F8085C"/>
    <w:rsid w:val="00F81E53"/>
    <w:rsid w:val="00F83ED5"/>
    <w:rsid w:val="00F84DF0"/>
    <w:rsid w:val="00F87A62"/>
    <w:rsid w:val="00F92BEC"/>
    <w:rsid w:val="00F94C55"/>
    <w:rsid w:val="00F966D6"/>
    <w:rsid w:val="00FA6E17"/>
    <w:rsid w:val="00FB0E6E"/>
    <w:rsid w:val="00FB1398"/>
    <w:rsid w:val="00FB345A"/>
    <w:rsid w:val="00FB518A"/>
    <w:rsid w:val="00FB6460"/>
    <w:rsid w:val="00FB6A4C"/>
    <w:rsid w:val="00FC5892"/>
    <w:rsid w:val="00FD0337"/>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
    <w:name w:val="body text"/>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numbering" Target="numbering.xml"/><Relationship Id="rId12" Type="http://schemas.openxmlformats.org/officeDocument/2006/relationships/footer" Target="footer2.xml"/><Relationship Id="rId7" Type="http://schemas.openxmlformats.org/officeDocument/2006/relationships/webSettings" Target="webSettings.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comments" Target="comments.xml"/><Relationship Id="rId14"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1AA469F8-BA18-FA43-B3AA-B95429A3750E}">
  <ds:schemaRefs>
    <ds:schemaRef ds:uri="http://schemas.openxmlformats.org/officeDocument/2006/bibliography"/>
  </ds:schemaRefs>
</ds:datastoreItem>
</file>

<file path=customXml/itemProps2.xml><?xml version="1.0" encoding="utf-8"?>
<ds:datastoreItem xmlns:ds="http://schemas.openxmlformats.org/officeDocument/2006/customXml" ds:itemID="{67ED4DDD-A690-B14D-82A7-2AEDF1442711}">
  <ds:schemaRefs>
    <ds:schemaRef ds:uri="http://schemas.openxmlformats.org/officeDocument/2006/bibliography"/>
  </ds:schemaRefs>
</ds:datastoreItem>
</file>

<file path=customXml/itemProps3.xml><?xml version="1.0" encoding="utf-8"?>
<ds:datastoreItem xmlns:ds="http://schemas.openxmlformats.org/officeDocument/2006/customXml" ds:itemID="{A52D63A6-2C12-472B-9813-38FED96C628F}"/>
</file>

<file path=customXml/itemProps4.xml><?xml version="1.0" encoding="utf-8"?>
<ds:datastoreItem xmlns:ds="http://schemas.openxmlformats.org/officeDocument/2006/customXml" ds:itemID="{CDE15E89-6B0E-4D04-8604-7D4BFC72BEF9}"/>
</file>

<file path=customXml/itemProps5.xml><?xml version="1.0" encoding="utf-8"?>
<ds:datastoreItem xmlns:ds="http://schemas.openxmlformats.org/officeDocument/2006/customXml" ds:itemID="{0BC63E00-E183-44F4-9F9C-F9629D8E0003}"/>
</file>

<file path=docProps/app.xml><?xml version="1.0" encoding="utf-8"?>
<Properties xmlns="http://schemas.openxmlformats.org/officeDocument/2006/extended-properties" xmlns:vt="http://schemas.openxmlformats.org/officeDocument/2006/docPropsVTypes">
  <Template>Normal.dotm</Template>
  <TotalTime>184</TotalTime>
  <Pages>16</Pages>
  <Words>9187</Words>
  <Characters>52368</Characters>
  <Application>Microsoft Macintosh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61433</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22</cp:revision>
  <cp:lastPrinted>2013-07-16T19:07:00Z</cp:lastPrinted>
  <dcterms:created xsi:type="dcterms:W3CDTF">2016-04-12T15:09:00Z</dcterms:created>
  <dcterms:modified xsi:type="dcterms:W3CDTF">2016-04-13T14:11:00Z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